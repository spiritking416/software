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3878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6E161A2C" w14:textId="77777777" w:rsidR="00AC256F" w:rsidRDefault="008C5D04" w:rsidP="00C92BF6">
      <w:pPr>
        <w:jc w:val="center"/>
        <w:rPr>
          <w:ins w:id="3" w:author="ZENGJING" w:date="2017-05-02T20:46:00Z"/>
          <w:b/>
          <w:sz w:val="52"/>
          <w:szCs w:val="52"/>
        </w:rPr>
      </w:pPr>
      <w:r>
        <w:rPr>
          <w:rFonts w:hint="eastAsia"/>
          <w:b/>
          <w:sz w:val="52"/>
          <w:szCs w:val="52"/>
        </w:rPr>
        <w:t>面向</w:t>
      </w:r>
      <w:r w:rsidR="006D1517">
        <w:rPr>
          <w:rFonts w:hint="eastAsia"/>
          <w:b/>
          <w:sz w:val="52"/>
          <w:szCs w:val="52"/>
        </w:rPr>
        <w:t>汽车</w:t>
      </w:r>
      <w:r w:rsidR="00ED6247">
        <w:rPr>
          <w:rFonts w:hint="eastAsia"/>
          <w:b/>
          <w:sz w:val="52"/>
          <w:szCs w:val="52"/>
        </w:rPr>
        <w:t>轮毂单元</w:t>
      </w:r>
      <w:r w:rsidR="006D1517">
        <w:rPr>
          <w:rFonts w:hint="eastAsia"/>
          <w:b/>
          <w:sz w:val="52"/>
          <w:szCs w:val="52"/>
        </w:rPr>
        <w:t>加工的</w:t>
      </w:r>
    </w:p>
    <w:p w14:paraId="4787700A" w14:textId="60F70697" w:rsidR="00C92BF6" w:rsidRPr="00A568A7" w:rsidRDefault="00C17561" w:rsidP="00C92BF6">
      <w:pPr>
        <w:jc w:val="center"/>
        <w:rPr>
          <w:b/>
          <w:sz w:val="52"/>
          <w:szCs w:val="52"/>
        </w:rPr>
      </w:pPr>
      <w:r>
        <w:rPr>
          <w:rFonts w:hint="eastAsia"/>
          <w:b/>
          <w:sz w:val="52"/>
          <w:szCs w:val="52"/>
        </w:rPr>
        <w:t>自动化</w:t>
      </w:r>
      <w:r w:rsidR="006D1517">
        <w:rPr>
          <w:rFonts w:hint="eastAsia"/>
          <w:b/>
          <w:sz w:val="52"/>
          <w:szCs w:val="52"/>
        </w:rPr>
        <w:t>生产线</w:t>
      </w:r>
      <w:r w:rsidR="00506936" w:rsidRPr="00506936">
        <w:rPr>
          <w:rFonts w:hint="eastAsia"/>
          <w:b/>
          <w:sz w:val="52"/>
          <w:szCs w:val="52"/>
        </w:rPr>
        <w:t>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3A9EB65A"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147765" w:rsidRPr="00147765">
        <w:rPr>
          <w:b/>
          <w:sz w:val="40"/>
          <w:szCs w:val="40"/>
        </w:rPr>
        <w:t>Automatic production line</w:t>
      </w:r>
      <w:r w:rsidRPr="00115094">
        <w:rPr>
          <w:rFonts w:hint="eastAsia"/>
          <w:b/>
          <w:sz w:val="40"/>
          <w:szCs w:val="40"/>
        </w:rPr>
        <w:t xml:space="preserve"> </w:t>
      </w:r>
      <w:r w:rsidR="00057909">
        <w:rPr>
          <w:rFonts w:hint="eastAsia"/>
          <w:b/>
          <w:sz w:val="40"/>
          <w:szCs w:val="40"/>
        </w:rPr>
        <w:t>for</w:t>
      </w:r>
      <w:r w:rsidRPr="00115094">
        <w:rPr>
          <w:rFonts w:hint="eastAsia"/>
          <w:b/>
          <w:sz w:val="40"/>
          <w:szCs w:val="40"/>
        </w:rPr>
        <w:t xml:space="preserve"> </w:t>
      </w:r>
      <w:r w:rsidR="00057909">
        <w:rPr>
          <w:b/>
          <w:sz w:val="40"/>
          <w:szCs w:val="40"/>
        </w:rPr>
        <w:t>A</w:t>
      </w:r>
      <w:r w:rsidR="00057909" w:rsidRPr="00057909">
        <w:rPr>
          <w:b/>
          <w:sz w:val="40"/>
          <w:szCs w:val="40"/>
        </w:rPr>
        <w:t>utomotive hub unit processing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307D4ED9"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w:t>
      </w:r>
      <w:ins w:id="4" w:author="ZENGJING" w:date="2017-05-02T20:46:00Z">
        <w:r w:rsidR="00AC256F">
          <w:rPr>
            <w:rFonts w:hint="eastAsia"/>
            <w:b/>
            <w:sz w:val="30"/>
            <w:szCs w:val="30"/>
          </w:rPr>
          <w:t>,</w:t>
        </w:r>
      </w:ins>
      <w:r w:rsidRPr="00D07A9D">
        <w:rPr>
          <w:b/>
          <w:sz w:val="30"/>
          <w:szCs w:val="30"/>
        </w:rPr>
        <w:t xml:space="preserve"> 430074, P.R.China</w:t>
      </w:r>
    </w:p>
    <w:p w14:paraId="73DDFCD7" w14:textId="36F001AE" w:rsidR="002F20DC" w:rsidRDefault="00AC256F" w:rsidP="00C92BF6">
      <w:pPr>
        <w:pStyle w:val="af"/>
        <w:ind w:leftChars="47" w:left="99"/>
        <w:jc w:val="center"/>
        <w:rPr>
          <w:b/>
          <w:sz w:val="30"/>
          <w:szCs w:val="30"/>
        </w:rPr>
      </w:pPr>
      <w:bookmarkStart w:id="5" w:name="_Toc80886003"/>
      <w:bookmarkStart w:id="6" w:name="_Toc80945423"/>
      <w:ins w:id="7" w:author="ZENGJING" w:date="2017-05-02T20:46:00Z">
        <w:r>
          <w:rPr>
            <w:rFonts w:hint="eastAsia"/>
            <w:b/>
            <w:sz w:val="30"/>
            <w:szCs w:val="30"/>
          </w:rPr>
          <w:t>May</w:t>
        </w:r>
      </w:ins>
      <w:del w:id="8" w:author="ZENGJING" w:date="2017-05-02T20:46:00Z">
        <w:r w:rsidR="00AD2499" w:rsidDel="00AC256F">
          <w:rPr>
            <w:b/>
            <w:sz w:val="30"/>
            <w:szCs w:val="30"/>
          </w:rPr>
          <w:delText>April</w:delText>
        </w:r>
      </w:del>
      <w:r w:rsidR="00C92BF6" w:rsidRPr="00D07A9D">
        <w:rPr>
          <w:rFonts w:hint="eastAsia"/>
          <w:b/>
          <w:sz w:val="30"/>
          <w:szCs w:val="30"/>
        </w:rPr>
        <w:t>,</w:t>
      </w:r>
      <w:r w:rsidR="00C92BF6" w:rsidRPr="00D07A9D">
        <w:rPr>
          <w:b/>
          <w:sz w:val="30"/>
          <w:szCs w:val="30"/>
        </w:rPr>
        <w:t xml:space="preserve"> 20</w:t>
      </w:r>
      <w:bookmarkEnd w:id="5"/>
      <w:bookmarkEnd w:id="6"/>
      <w:r w:rsidR="00AD2499">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4A3CB9">
      <w:pPr>
        <w:pageBreakBefore/>
        <w:spacing w:line="500" w:lineRule="exact"/>
        <w:jc w:val="center"/>
        <w:rPr>
          <w:rFonts w:eastAsia="黑体"/>
          <w:b/>
          <w:bCs/>
          <w:sz w:val="36"/>
        </w:rPr>
      </w:pPr>
      <w:r>
        <w:rPr>
          <w:rFonts w:eastAsia="黑体" w:hint="eastAsia"/>
          <w:b/>
          <w:bCs/>
          <w:sz w:val="32"/>
        </w:rPr>
        <w:lastRenderedPageBreak/>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20352"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DB30AA" w:rsidRDefault="00DB30AA"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DB30AA" w:rsidRDefault="00DB30AA"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9" w:name="_Toc451855728"/>
      <w:bookmarkStart w:id="10" w:name="_Toc479150219"/>
      <w:bookmarkStart w:id="11" w:name="_Toc481489277"/>
      <w:r w:rsidRPr="00E30557">
        <w:lastRenderedPageBreak/>
        <w:t>摘</w:t>
      </w:r>
      <w:r w:rsidRPr="00E30557">
        <w:t xml:space="preserve">  </w:t>
      </w:r>
      <w:r w:rsidRPr="00E30557">
        <w:t>要</w:t>
      </w:r>
      <w:bookmarkEnd w:id="1"/>
      <w:bookmarkEnd w:id="2"/>
      <w:bookmarkEnd w:id="9"/>
      <w:bookmarkEnd w:id="10"/>
      <w:bookmarkEnd w:id="11"/>
    </w:p>
    <w:p w14:paraId="580A2929" w14:textId="1177F05B" w:rsidR="009144F5" w:rsidRPr="00412F25" w:rsidRDefault="009144F5" w:rsidP="00412F25">
      <w:pPr>
        <w:pStyle w:val="aff1"/>
      </w:pPr>
      <w:r w:rsidRPr="00412F25">
        <w:rPr>
          <w:rFonts w:hint="eastAsia"/>
        </w:rPr>
        <w:t>中国汽车产业持续快速增长，但在国内汽车关键零部件制造行业，以轮毂单元</w:t>
      </w:r>
      <w:r w:rsidR="007F5112">
        <w:rPr>
          <w:rFonts w:hint="eastAsia"/>
        </w:rPr>
        <w:t>为代表的</w:t>
      </w:r>
      <w:r w:rsidR="009924DE">
        <w:rPr>
          <w:rFonts w:hint="eastAsia"/>
        </w:rPr>
        <w:t>汽车</w:t>
      </w:r>
      <w:r w:rsidRPr="00412F25">
        <w:rPr>
          <w:rFonts w:hint="eastAsia"/>
        </w:rPr>
        <w:t>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2FE5EB34" w:rsidR="009144F5" w:rsidRPr="00412F25" w:rsidRDefault="009144F5" w:rsidP="002C2C9A">
      <w:pPr>
        <w:pStyle w:val="aff1"/>
      </w:pPr>
      <w:r w:rsidRPr="00412F25">
        <w:rPr>
          <w:rFonts w:hint="eastAsia"/>
        </w:rPr>
        <w:t>本文以</w:t>
      </w:r>
      <w:r w:rsidR="00A46D09">
        <w:rPr>
          <w:rFonts w:hint="eastAsia"/>
        </w:rPr>
        <w:t>面向</w:t>
      </w:r>
      <w:r w:rsidRPr="00412F25">
        <w:rPr>
          <w:rFonts w:hint="eastAsia"/>
        </w:rPr>
        <w:t>汽车</w:t>
      </w:r>
      <w:r w:rsidR="009B4FC8">
        <w:rPr>
          <w:rFonts w:hint="eastAsia"/>
        </w:rPr>
        <w:t>轮毂单元加工</w:t>
      </w:r>
      <w:r w:rsidRPr="00412F25">
        <w:rPr>
          <w:rFonts w:hint="eastAsia"/>
        </w:rPr>
        <w:t>自动化生产线为研究主体，针对零部件</w:t>
      </w:r>
      <w:r w:rsidR="007D0CE4">
        <w:rPr>
          <w:rFonts w:hint="eastAsia"/>
        </w:rPr>
        <w:t>毛坯和成品尺寸设计</w:t>
      </w:r>
      <w:r w:rsidR="00750592">
        <w:rPr>
          <w:rFonts w:hint="eastAsia"/>
        </w:rPr>
        <w:t>其</w:t>
      </w:r>
      <w:r w:rsidRPr="00412F25">
        <w:rPr>
          <w:rFonts w:hint="eastAsia"/>
        </w:rPr>
        <w:t>加工工艺</w:t>
      </w:r>
      <w:r w:rsidR="00CF549E">
        <w:rPr>
          <w:rFonts w:hint="eastAsia"/>
        </w:rPr>
        <w:t>，</w:t>
      </w:r>
      <w:r w:rsidR="006A21F4">
        <w:rPr>
          <w:rFonts w:hint="eastAsia"/>
        </w:rPr>
        <w:t>以实例分析了工艺</w:t>
      </w:r>
      <w:r w:rsidR="00762408">
        <w:rPr>
          <w:rFonts w:hint="eastAsia"/>
        </w:rPr>
        <w:t>的过程能力指数，控制加工工艺质量。</w:t>
      </w:r>
      <w:r w:rsidR="009C39AB">
        <w:rPr>
          <w:rFonts w:hint="eastAsia"/>
        </w:rPr>
        <w:t>根据工艺流程</w:t>
      </w:r>
      <w:r w:rsidRPr="00412F25">
        <w:rPr>
          <w:rFonts w:hint="eastAsia"/>
        </w:rPr>
        <w:t>对整个生产线设备</w:t>
      </w:r>
      <w:r w:rsidR="009C39AB">
        <w:rPr>
          <w:rFonts w:hint="eastAsia"/>
        </w:rPr>
        <w:t>进行需求分析和参数理论计算，</w:t>
      </w:r>
      <w:r w:rsidR="00382F5D">
        <w:rPr>
          <w:rFonts w:hint="eastAsia"/>
        </w:rPr>
        <w:t>并以此为依据进行硬件选型</w:t>
      </w:r>
      <w:r w:rsidR="0032426D">
        <w:rPr>
          <w:rFonts w:hint="eastAsia"/>
        </w:rPr>
        <w:t>。同时，根据现场特点布局车间网络，</w:t>
      </w:r>
      <w:r w:rsidR="00DF14FF">
        <w:rPr>
          <w:rFonts w:hint="eastAsia"/>
        </w:rPr>
        <w:t>从需求和理论计算的角度</w:t>
      </w:r>
      <w:r w:rsidR="002E77FD">
        <w:rPr>
          <w:rFonts w:hint="eastAsia"/>
        </w:rPr>
        <w:t>进行</w:t>
      </w:r>
      <w:r w:rsidR="00075C96">
        <w:rPr>
          <w:rFonts w:hint="eastAsia"/>
        </w:rPr>
        <w:t>Redis</w:t>
      </w:r>
      <w:r w:rsidR="00075C96">
        <w:rPr>
          <w:rFonts w:hint="eastAsia"/>
        </w:rPr>
        <w:t>服务器</w:t>
      </w:r>
      <w:r w:rsidR="002E77FD">
        <w:rPr>
          <w:rFonts w:hint="eastAsia"/>
        </w:rPr>
        <w:t>的</w:t>
      </w:r>
      <w:r w:rsidR="00CD77D0">
        <w:rPr>
          <w:rFonts w:hint="eastAsia"/>
        </w:rPr>
        <w:t>设计</w:t>
      </w:r>
      <w:r w:rsidR="006D6177">
        <w:rPr>
          <w:rFonts w:hint="eastAsia"/>
        </w:rPr>
        <w:t>，实现面向汽车轮毂单元加工自动化生产线</w:t>
      </w:r>
      <w:r w:rsidR="00E34FCC">
        <w:rPr>
          <w:rFonts w:hint="eastAsia"/>
        </w:rPr>
        <w:t>的</w:t>
      </w:r>
      <w:r w:rsidR="00CD77D0">
        <w:rPr>
          <w:rFonts w:hint="eastAsia"/>
        </w:rPr>
        <w:t>布置</w:t>
      </w:r>
      <w:r w:rsidR="00DF14FF">
        <w:rPr>
          <w:rFonts w:hint="eastAsia"/>
        </w:rPr>
        <w:t>。</w:t>
      </w:r>
      <w:r w:rsidR="0032426D">
        <w:rPr>
          <w:rFonts w:hint="eastAsia"/>
        </w:rPr>
        <w:t>针对生产线的应用</w:t>
      </w:r>
      <w:r w:rsidRPr="00412F25">
        <w:rPr>
          <w:rFonts w:hint="eastAsia"/>
        </w:rPr>
        <w:t>需求，采用上下位机的工作模式，设计基于</w:t>
      </w:r>
      <w:r w:rsidRPr="00412F25">
        <w:t>R</w:t>
      </w:r>
      <w:r w:rsidRPr="00412F25">
        <w:rPr>
          <w:rFonts w:hint="eastAsia"/>
        </w:rPr>
        <w:t>edis</w:t>
      </w:r>
      <w:r w:rsidR="00075C96">
        <w:rPr>
          <w:rFonts w:hint="eastAsia"/>
        </w:rPr>
        <w:t>数据库</w:t>
      </w:r>
      <w:r w:rsidRPr="00412F25">
        <w:rPr>
          <w:rFonts w:hint="eastAsia"/>
        </w:rPr>
        <w:t>的生产线</w:t>
      </w:r>
      <w:r w:rsidR="008A605A">
        <w:rPr>
          <w:rFonts w:hint="eastAsia"/>
        </w:rPr>
        <w:t>应用软件</w:t>
      </w:r>
      <w:r w:rsidRPr="00412F25">
        <w:rPr>
          <w:rFonts w:hint="eastAsia"/>
        </w:rPr>
        <w:t>，实时监控生产设备状态，收集相关信息，实现生产线信息管理。</w:t>
      </w:r>
    </w:p>
    <w:p w14:paraId="07B922C0" w14:textId="1C2D2A58" w:rsidR="007151BA" w:rsidRPr="00412F25" w:rsidRDefault="00A46D09" w:rsidP="00412F25">
      <w:pPr>
        <w:pStyle w:val="aff1"/>
      </w:pPr>
      <w:r>
        <w:rPr>
          <w:rFonts w:hint="eastAsia"/>
        </w:rPr>
        <w:t>软件设计方面，将数据采集和实时</w:t>
      </w:r>
      <w:r w:rsidR="007521E6">
        <w:rPr>
          <w:rFonts w:hint="eastAsia"/>
        </w:rPr>
        <w:t>应用</w:t>
      </w:r>
      <w:r w:rsidR="009144F5" w:rsidRPr="00412F25">
        <w:rPr>
          <w:rFonts w:hint="eastAsia"/>
        </w:rPr>
        <w:t>分层，利用高性能</w:t>
      </w:r>
      <w:r w:rsidR="009144F5" w:rsidRPr="00412F25">
        <w:rPr>
          <w:rFonts w:hint="eastAsia"/>
        </w:rPr>
        <w:t>Redis</w:t>
      </w:r>
      <w:r w:rsidR="009144F5" w:rsidRPr="00412F25">
        <w:rPr>
          <w:rFonts w:hint="eastAsia"/>
        </w:rPr>
        <w:t>服务器存储数据，极高的提升了数据读取的速度，同时屏蔽了底层设备差异，提高了生产线柔性，更易于生产线的调整与拓展。引入</w:t>
      </w:r>
      <w:r w:rsidR="009144F5" w:rsidRPr="00412F25">
        <w:rPr>
          <w:rFonts w:hint="eastAsia"/>
        </w:rPr>
        <w:t>Redis</w:t>
      </w:r>
      <w:r w:rsidR="009144F5" w:rsidRPr="00412F25">
        <w:rPr>
          <w:rFonts w:hint="eastAsia"/>
        </w:rPr>
        <w:t>集群技术，保证车间服务器的高性能和稳定性。集成生产线设备监控、基础数据管理、系统服务管理等功能，实现车间生产可视化。</w:t>
      </w:r>
    </w:p>
    <w:p w14:paraId="6476D279" w14:textId="43A347AB" w:rsidR="00747BC0" w:rsidRDefault="00747BC0" w:rsidP="00BC1024">
      <w:pPr>
        <w:pStyle w:val="aff1"/>
      </w:pPr>
    </w:p>
    <w:p w14:paraId="6A015238" w14:textId="77777777" w:rsidR="00ED7672" w:rsidRPr="00BC1024" w:rsidRDefault="00ED7672" w:rsidP="004A3CB9">
      <w:pPr>
        <w:pStyle w:val="aff1"/>
        <w:ind w:firstLineChars="0" w:firstLine="0"/>
      </w:pPr>
    </w:p>
    <w:p w14:paraId="3D756B09" w14:textId="456356B6"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w:t>
      </w:r>
      <w:r w:rsidR="007309C1">
        <w:rPr>
          <w:rFonts w:ascii="Times New Roman" w:hAnsi="Times New Roman" w:cs="Times New Roman" w:hint="eastAsia"/>
          <w:sz w:val="24"/>
        </w:rPr>
        <w:t>轮毂单元</w:t>
      </w:r>
      <w:r w:rsidR="004A3CB9">
        <w:rPr>
          <w:rFonts w:ascii="Times New Roman" w:hAnsi="Times New Roman" w:cs="Times New Roman" w:hint="eastAsia"/>
          <w:sz w:val="24"/>
        </w:rPr>
        <w:t>；</w:t>
      </w:r>
      <w:r w:rsidR="007309C1">
        <w:rPr>
          <w:rFonts w:ascii="Times New Roman" w:hAnsi="Times New Roman" w:cs="Times New Roman" w:hint="eastAsia"/>
          <w:sz w:val="24"/>
        </w:rPr>
        <w:t>加工</w:t>
      </w:r>
      <w:r w:rsidR="009144F5" w:rsidRPr="009144F5">
        <w:rPr>
          <w:rFonts w:ascii="Times New Roman" w:hAnsi="Times New Roman" w:cs="Times New Roman" w:hint="eastAsia"/>
          <w:sz w:val="24"/>
        </w:rPr>
        <w:t>工艺</w:t>
      </w:r>
      <w:r w:rsidR="004A3CB9">
        <w:rPr>
          <w:rFonts w:ascii="Times New Roman" w:hAnsi="Times New Roman" w:cs="Times New Roman" w:hint="eastAsia"/>
          <w:sz w:val="24"/>
        </w:rPr>
        <w:t>；</w:t>
      </w:r>
      <w:r w:rsidR="000E23D9">
        <w:rPr>
          <w:rFonts w:ascii="Times New Roman" w:hAnsi="Times New Roman" w:cs="Times New Roman" w:hint="eastAsia"/>
          <w:sz w:val="24"/>
        </w:rPr>
        <w:t>车间网络</w:t>
      </w:r>
      <w:r w:rsidR="004A3CB9">
        <w:rPr>
          <w:rFonts w:ascii="Times New Roman" w:hAnsi="Times New Roman" w:cs="Times New Roman" w:hint="eastAsia"/>
          <w:sz w:val="24"/>
        </w:rPr>
        <w:t>；</w:t>
      </w:r>
      <w:r w:rsidR="007309C1"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12" w:name="_Toc85619174"/>
      <w:bookmarkStart w:id="13" w:name="_Toc86634578"/>
      <w:bookmarkStart w:id="14" w:name="_Toc86565948"/>
      <w:bookmarkStart w:id="15" w:name="_Toc87677453"/>
      <w:bookmarkStart w:id="16" w:name="_Toc181151582"/>
      <w:bookmarkStart w:id="17" w:name="_Toc451855729"/>
      <w:bookmarkStart w:id="18" w:name="_Toc479150220"/>
      <w:bookmarkStart w:id="19" w:name="_Toc481489278"/>
      <w:r w:rsidRPr="00E30557">
        <w:lastRenderedPageBreak/>
        <w:t>Abstract</w:t>
      </w:r>
      <w:bookmarkEnd w:id="12"/>
      <w:bookmarkEnd w:id="13"/>
      <w:bookmarkEnd w:id="14"/>
      <w:bookmarkEnd w:id="15"/>
      <w:bookmarkEnd w:id="16"/>
      <w:bookmarkEnd w:id="17"/>
      <w:bookmarkEnd w:id="18"/>
      <w:bookmarkEnd w:id="19"/>
    </w:p>
    <w:p w14:paraId="57093E3A" w14:textId="77777777" w:rsidR="00ED7672" w:rsidRDefault="00ED7672" w:rsidP="00ED7672">
      <w:pPr>
        <w:pStyle w:val="aff1"/>
      </w:pPr>
      <w:r>
        <w:t>China's automobile industry continued rapid growth, but in the domestic car key parts and components manufacturing industry, represented by the wheel hub unit key equipment for the manufacture of car key parts was Landis, flat, DMG, Adcole foreign suppliers such as control, home-made numerical control machine tools, robots and testing equipment has little chance of into line, led to the parts cost is high.</w:t>
      </w:r>
    </w:p>
    <w:p w14:paraId="18A50E24" w14:textId="77777777" w:rsidR="00ED7672" w:rsidRDefault="00ED7672" w:rsidP="00ED7672">
      <w:pPr>
        <w:pStyle w:val="aff1"/>
      </w:pPr>
      <w:r>
        <w:t>In this paper for the car wheel hub unit processing automatic production line as the research subject, for blank parts and finished product size design the processing process, to analysis the process of process capability index, process quality control. The demand analysis and parameter theory of the whole production line are calculated according to the process flow, and the hardware selection is based on this. Network at the same time, according to the characteristics of the layout of the workshop, from the perspective of demand and theoretical calculation of Redis server design, realization of automatic production lines for automobile wheel hub unit processing arrangement. According to the requirements of the production line, using the up and down a machine's working mode, design based on the production line of Redis database application software, real-time monitoring of production equipment status, collect related information, to realize information management of the production line.</w:t>
      </w:r>
    </w:p>
    <w:p w14:paraId="515789B4" w14:textId="5BBF578B" w:rsidR="00C92BF6" w:rsidRPr="00ED7672" w:rsidRDefault="00305BCE" w:rsidP="00ED7672">
      <w:pPr>
        <w:pStyle w:val="aff1"/>
      </w:pPr>
      <w:r>
        <w:t>T</w:t>
      </w:r>
      <w:r w:rsidR="00ED7672">
        <w:t>he software design of data acquisition and real-time application layers, using high-performance Redis server storage data, high up the speed of data reading, while shielding the differences of the underlying equipment and improve the production line of flexible, more easy to line adjustment and development. Introduce Redis cluster technology to ensure high performance and stability of workshop servers. Integrated production line equipment monitoring, basic data management, system service management and other functions, realizing workshop production visualization.</w:t>
      </w:r>
    </w:p>
    <w:p w14:paraId="264AAD5C" w14:textId="77777777" w:rsidR="00C92BF6" w:rsidRDefault="00C92BF6" w:rsidP="00C92BF6">
      <w:pPr>
        <w:pStyle w:val="aff1"/>
      </w:pPr>
    </w:p>
    <w:p w14:paraId="19E97CA3" w14:textId="77777777" w:rsidR="002A37D0" w:rsidRDefault="002A37D0" w:rsidP="004A3CB9">
      <w:pPr>
        <w:pStyle w:val="aff1"/>
        <w:ind w:firstLineChars="0" w:firstLine="0"/>
      </w:pPr>
    </w:p>
    <w:p w14:paraId="2D5F475E" w14:textId="39735F0B" w:rsidR="00F91E29" w:rsidRPr="00277F5E" w:rsidRDefault="00C92BF6" w:rsidP="004A3CB9">
      <w:pPr>
        <w:ind w:left="1446" w:hangingChars="600" w:hanging="1446"/>
        <w:rPr>
          <w:sz w:val="24"/>
        </w:rPr>
      </w:pPr>
      <w:r w:rsidRPr="00F84A6E">
        <w:rPr>
          <w:b/>
          <w:bCs/>
          <w:sz w:val="24"/>
        </w:rPr>
        <w:t>Key words</w:t>
      </w:r>
      <w:r w:rsidRPr="00F84A6E">
        <w:rPr>
          <w:b/>
          <w:bCs/>
          <w:sz w:val="24"/>
        </w:rPr>
        <w:t>：</w:t>
      </w:r>
      <w:r w:rsidR="003F3CF6">
        <w:rPr>
          <w:b/>
          <w:bCs/>
          <w:sz w:val="24"/>
        </w:rPr>
        <w:t>automotive wheel unit</w:t>
      </w:r>
      <w:r w:rsidR="004A3CB9">
        <w:rPr>
          <w:b/>
          <w:bCs/>
          <w:sz w:val="24"/>
        </w:rPr>
        <w:t xml:space="preserve">; </w:t>
      </w:r>
      <w:r w:rsidR="002D1AAD" w:rsidRPr="002D1AAD">
        <w:rPr>
          <w:b/>
          <w:bCs/>
          <w:sz w:val="24"/>
        </w:rPr>
        <w:t>processing technology</w:t>
      </w:r>
      <w:r w:rsidR="004A3CB9">
        <w:rPr>
          <w:b/>
          <w:bCs/>
          <w:sz w:val="24"/>
        </w:rPr>
        <w:t xml:space="preserve">; </w:t>
      </w:r>
      <w:r w:rsidR="002D1AAD" w:rsidRPr="002D1AAD">
        <w:rPr>
          <w:b/>
          <w:bCs/>
          <w:sz w:val="24"/>
        </w:rPr>
        <w:t>workshop network</w:t>
      </w:r>
      <w:r w:rsidR="004A3CB9">
        <w:rPr>
          <w:b/>
          <w:bCs/>
          <w:sz w:val="24"/>
        </w:rPr>
        <w:t xml:space="preserve">; </w:t>
      </w:r>
      <w:ins w:id="20" w:author="ZENGJING" w:date="2017-05-02T20:47:00Z">
        <w:r w:rsidR="00AC256F">
          <w:rPr>
            <w:rFonts w:hint="eastAsia"/>
            <w:b/>
            <w:bCs/>
            <w:sz w:val="24"/>
          </w:rPr>
          <w:t xml:space="preserve"> </w:t>
        </w:r>
      </w:ins>
      <w:r w:rsidR="002D1AAD" w:rsidRPr="002D1AAD">
        <w:rPr>
          <w:b/>
          <w:bCs/>
          <w:sz w:val="24"/>
        </w:rPr>
        <w:t>Redis</w:t>
      </w:r>
    </w:p>
    <w:p w14:paraId="3B41A5EF" w14:textId="77777777" w:rsidR="00F91E29" w:rsidRDefault="00F91E29" w:rsidP="00EA6ADC">
      <w:pPr>
        <w:pStyle w:val="aff2"/>
      </w:pPr>
      <w:bookmarkStart w:id="21" w:name="_Toc451450309"/>
      <w:bookmarkStart w:id="22" w:name="_Toc451862680"/>
      <w:bookmarkStart w:id="23" w:name="_Toc479150221"/>
      <w:bookmarkStart w:id="24" w:name="_Toc481489279"/>
      <w:r>
        <w:lastRenderedPageBreak/>
        <w:t>目</w:t>
      </w:r>
      <w:r>
        <w:t xml:space="preserve">  </w:t>
      </w:r>
      <w:r>
        <w:t>录</w:t>
      </w:r>
      <w:bookmarkEnd w:id="21"/>
      <w:bookmarkEnd w:id="22"/>
      <w:bookmarkEnd w:id="23"/>
      <w:bookmarkEnd w:id="24"/>
    </w:p>
    <w:p w14:paraId="7482C84E" w14:textId="44AA05B2" w:rsidR="00EC175F"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489277" w:history="1">
        <w:r w:rsidR="00EC175F" w:rsidRPr="00F555B4">
          <w:rPr>
            <w:rStyle w:val="af3"/>
            <w:noProof/>
          </w:rPr>
          <w:t>摘</w:t>
        </w:r>
        <w:r w:rsidR="00EC175F" w:rsidRPr="00F555B4">
          <w:rPr>
            <w:rStyle w:val="af3"/>
            <w:noProof/>
          </w:rPr>
          <w:t xml:space="preserve">  </w:t>
        </w:r>
        <w:r w:rsidR="00EC175F" w:rsidRPr="00F555B4">
          <w:rPr>
            <w:rStyle w:val="af3"/>
            <w:noProof/>
          </w:rPr>
          <w:t>要</w:t>
        </w:r>
        <w:r w:rsidR="00EC175F">
          <w:rPr>
            <w:noProof/>
            <w:webHidden/>
          </w:rPr>
          <w:tab/>
        </w:r>
        <w:r w:rsidR="00EC175F">
          <w:rPr>
            <w:noProof/>
            <w:webHidden/>
          </w:rPr>
          <w:fldChar w:fldCharType="begin"/>
        </w:r>
        <w:r w:rsidR="00EC175F">
          <w:rPr>
            <w:noProof/>
            <w:webHidden/>
          </w:rPr>
          <w:instrText xml:space="preserve"> PAGEREF _Toc481489277 \h </w:instrText>
        </w:r>
        <w:r w:rsidR="00EC175F">
          <w:rPr>
            <w:noProof/>
            <w:webHidden/>
          </w:rPr>
        </w:r>
        <w:r w:rsidR="00EC175F">
          <w:rPr>
            <w:noProof/>
            <w:webHidden/>
          </w:rPr>
          <w:fldChar w:fldCharType="separate"/>
        </w:r>
        <w:r w:rsidR="000E6E1E">
          <w:rPr>
            <w:noProof/>
            <w:webHidden/>
          </w:rPr>
          <w:t>I</w:t>
        </w:r>
        <w:r w:rsidR="00EC175F">
          <w:rPr>
            <w:noProof/>
            <w:webHidden/>
          </w:rPr>
          <w:fldChar w:fldCharType="end"/>
        </w:r>
      </w:hyperlink>
    </w:p>
    <w:p w14:paraId="584B5325" w14:textId="375359A8" w:rsidR="00EC175F" w:rsidRDefault="00DB30AA">
      <w:pPr>
        <w:pStyle w:val="12"/>
        <w:tabs>
          <w:tab w:val="right" w:leader="middleDot" w:pos="8720"/>
        </w:tabs>
        <w:rPr>
          <w:rFonts w:asciiTheme="minorHAnsi" w:eastAsiaTheme="minorEastAsia" w:hAnsiTheme="minorHAnsi" w:cstheme="minorBidi"/>
          <w:bCs w:val="0"/>
          <w:noProof/>
          <w:sz w:val="21"/>
          <w:szCs w:val="22"/>
        </w:rPr>
      </w:pPr>
      <w:hyperlink w:anchor="_Toc481489278" w:history="1">
        <w:r w:rsidR="00EC175F" w:rsidRPr="00F555B4">
          <w:rPr>
            <w:rStyle w:val="af3"/>
            <w:noProof/>
          </w:rPr>
          <w:t>Abstract</w:t>
        </w:r>
        <w:r w:rsidR="00EC175F">
          <w:rPr>
            <w:noProof/>
            <w:webHidden/>
          </w:rPr>
          <w:tab/>
        </w:r>
        <w:r w:rsidR="00EC175F">
          <w:rPr>
            <w:noProof/>
            <w:webHidden/>
          </w:rPr>
          <w:fldChar w:fldCharType="begin"/>
        </w:r>
        <w:r w:rsidR="00EC175F">
          <w:rPr>
            <w:noProof/>
            <w:webHidden/>
          </w:rPr>
          <w:instrText xml:space="preserve"> PAGEREF _Toc481489278 \h </w:instrText>
        </w:r>
        <w:r w:rsidR="00EC175F">
          <w:rPr>
            <w:noProof/>
            <w:webHidden/>
          </w:rPr>
        </w:r>
        <w:r w:rsidR="00EC175F">
          <w:rPr>
            <w:noProof/>
            <w:webHidden/>
          </w:rPr>
          <w:fldChar w:fldCharType="separate"/>
        </w:r>
        <w:r w:rsidR="000E6E1E">
          <w:rPr>
            <w:noProof/>
            <w:webHidden/>
          </w:rPr>
          <w:t>II</w:t>
        </w:r>
        <w:r w:rsidR="00EC175F">
          <w:rPr>
            <w:noProof/>
            <w:webHidden/>
          </w:rPr>
          <w:fldChar w:fldCharType="end"/>
        </w:r>
      </w:hyperlink>
    </w:p>
    <w:p w14:paraId="5CC18CBB" w14:textId="7BF1783A" w:rsidR="00EC175F" w:rsidRDefault="00DB30AA">
      <w:pPr>
        <w:pStyle w:val="12"/>
        <w:tabs>
          <w:tab w:val="right" w:leader="middleDot" w:pos="8720"/>
        </w:tabs>
        <w:rPr>
          <w:rFonts w:asciiTheme="minorHAnsi" w:eastAsiaTheme="minorEastAsia" w:hAnsiTheme="minorHAnsi" w:cstheme="minorBidi"/>
          <w:bCs w:val="0"/>
          <w:noProof/>
          <w:sz w:val="21"/>
          <w:szCs w:val="22"/>
        </w:rPr>
      </w:pPr>
      <w:hyperlink w:anchor="_Toc481489279" w:history="1">
        <w:r w:rsidR="00EC175F" w:rsidRPr="00F555B4">
          <w:rPr>
            <w:rStyle w:val="af3"/>
            <w:noProof/>
          </w:rPr>
          <w:t>目</w:t>
        </w:r>
        <w:r w:rsidR="00EC175F" w:rsidRPr="00F555B4">
          <w:rPr>
            <w:rStyle w:val="af3"/>
            <w:noProof/>
          </w:rPr>
          <w:t xml:space="preserve">  </w:t>
        </w:r>
        <w:r w:rsidR="00EC175F" w:rsidRPr="00F555B4">
          <w:rPr>
            <w:rStyle w:val="af3"/>
            <w:noProof/>
          </w:rPr>
          <w:t>录</w:t>
        </w:r>
        <w:r w:rsidR="00EC175F">
          <w:rPr>
            <w:noProof/>
            <w:webHidden/>
          </w:rPr>
          <w:tab/>
        </w:r>
        <w:r w:rsidR="00EC175F">
          <w:rPr>
            <w:noProof/>
            <w:webHidden/>
          </w:rPr>
          <w:fldChar w:fldCharType="begin"/>
        </w:r>
        <w:r w:rsidR="00EC175F">
          <w:rPr>
            <w:noProof/>
            <w:webHidden/>
          </w:rPr>
          <w:instrText xml:space="preserve"> PAGEREF _Toc481489279 \h </w:instrText>
        </w:r>
        <w:r w:rsidR="00EC175F">
          <w:rPr>
            <w:noProof/>
            <w:webHidden/>
          </w:rPr>
        </w:r>
        <w:r w:rsidR="00EC175F">
          <w:rPr>
            <w:noProof/>
            <w:webHidden/>
          </w:rPr>
          <w:fldChar w:fldCharType="separate"/>
        </w:r>
        <w:r w:rsidR="000E6E1E">
          <w:rPr>
            <w:noProof/>
            <w:webHidden/>
          </w:rPr>
          <w:t>III</w:t>
        </w:r>
        <w:r w:rsidR="00EC175F">
          <w:rPr>
            <w:noProof/>
            <w:webHidden/>
          </w:rPr>
          <w:fldChar w:fldCharType="end"/>
        </w:r>
      </w:hyperlink>
    </w:p>
    <w:p w14:paraId="0840B70E" w14:textId="4506DB4A" w:rsidR="00EC175F" w:rsidRDefault="00DB30AA">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80" w:history="1">
        <w:r w:rsidR="00EC175F" w:rsidRPr="00F555B4">
          <w:rPr>
            <w:rStyle w:val="af3"/>
            <w:noProof/>
          </w:rPr>
          <w:t>1</w:t>
        </w:r>
        <w:r w:rsidR="00EC175F">
          <w:rPr>
            <w:rFonts w:asciiTheme="minorHAnsi" w:eastAsiaTheme="minorEastAsia" w:hAnsiTheme="minorHAnsi" w:cstheme="minorBidi"/>
            <w:bCs w:val="0"/>
            <w:noProof/>
            <w:sz w:val="21"/>
            <w:szCs w:val="22"/>
          </w:rPr>
          <w:tab/>
        </w:r>
        <w:r w:rsidR="00EC175F" w:rsidRPr="00F555B4">
          <w:rPr>
            <w:rStyle w:val="af3"/>
            <w:noProof/>
          </w:rPr>
          <w:t>绪论</w:t>
        </w:r>
        <w:r w:rsidR="00EC175F">
          <w:rPr>
            <w:noProof/>
            <w:webHidden/>
          </w:rPr>
          <w:tab/>
        </w:r>
        <w:r w:rsidR="00EC175F">
          <w:rPr>
            <w:noProof/>
            <w:webHidden/>
          </w:rPr>
          <w:fldChar w:fldCharType="begin"/>
        </w:r>
        <w:r w:rsidR="00EC175F">
          <w:rPr>
            <w:noProof/>
            <w:webHidden/>
          </w:rPr>
          <w:instrText xml:space="preserve"> PAGEREF _Toc481489280 \h </w:instrText>
        </w:r>
        <w:r w:rsidR="00EC175F">
          <w:rPr>
            <w:noProof/>
            <w:webHidden/>
          </w:rPr>
        </w:r>
        <w:r w:rsidR="00EC175F">
          <w:rPr>
            <w:noProof/>
            <w:webHidden/>
          </w:rPr>
          <w:fldChar w:fldCharType="separate"/>
        </w:r>
        <w:r w:rsidR="000E6E1E">
          <w:rPr>
            <w:noProof/>
            <w:webHidden/>
          </w:rPr>
          <w:t>1</w:t>
        </w:r>
        <w:r w:rsidR="00EC175F">
          <w:rPr>
            <w:noProof/>
            <w:webHidden/>
          </w:rPr>
          <w:fldChar w:fldCharType="end"/>
        </w:r>
      </w:hyperlink>
    </w:p>
    <w:p w14:paraId="35BB54C0" w14:textId="24E54C67"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1" w:history="1">
        <w:r w:rsidR="00EC175F" w:rsidRPr="00F555B4">
          <w:rPr>
            <w:rStyle w:val="af3"/>
            <w:noProof/>
          </w:rPr>
          <w:t>1.1</w:t>
        </w:r>
        <w:r w:rsidR="00EC175F">
          <w:rPr>
            <w:rFonts w:asciiTheme="minorHAnsi" w:eastAsiaTheme="minorEastAsia" w:hAnsiTheme="minorHAnsi" w:cstheme="minorBidi"/>
            <w:noProof/>
            <w:sz w:val="21"/>
            <w:szCs w:val="22"/>
          </w:rPr>
          <w:tab/>
        </w:r>
        <w:r w:rsidR="00EC175F" w:rsidRPr="00F555B4">
          <w:rPr>
            <w:rStyle w:val="af3"/>
            <w:noProof/>
          </w:rPr>
          <w:t>课题来源、研究目的与意义</w:t>
        </w:r>
        <w:r w:rsidR="00EC175F">
          <w:rPr>
            <w:noProof/>
            <w:webHidden/>
          </w:rPr>
          <w:tab/>
        </w:r>
        <w:r w:rsidR="00EC175F">
          <w:rPr>
            <w:noProof/>
            <w:webHidden/>
          </w:rPr>
          <w:fldChar w:fldCharType="begin"/>
        </w:r>
        <w:r w:rsidR="00EC175F">
          <w:rPr>
            <w:noProof/>
            <w:webHidden/>
          </w:rPr>
          <w:instrText xml:space="preserve"> PAGEREF _Toc481489281 \h </w:instrText>
        </w:r>
        <w:r w:rsidR="00EC175F">
          <w:rPr>
            <w:noProof/>
            <w:webHidden/>
          </w:rPr>
        </w:r>
        <w:r w:rsidR="00EC175F">
          <w:rPr>
            <w:noProof/>
            <w:webHidden/>
          </w:rPr>
          <w:fldChar w:fldCharType="separate"/>
        </w:r>
        <w:r w:rsidR="000E6E1E">
          <w:rPr>
            <w:noProof/>
            <w:webHidden/>
          </w:rPr>
          <w:t>1</w:t>
        </w:r>
        <w:r w:rsidR="00EC175F">
          <w:rPr>
            <w:noProof/>
            <w:webHidden/>
          </w:rPr>
          <w:fldChar w:fldCharType="end"/>
        </w:r>
      </w:hyperlink>
    </w:p>
    <w:p w14:paraId="6EAF1A38" w14:textId="188C525D"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2" w:history="1">
        <w:r w:rsidR="00EC175F" w:rsidRPr="00F555B4">
          <w:rPr>
            <w:rStyle w:val="af3"/>
            <w:noProof/>
          </w:rPr>
          <w:t>1.2</w:t>
        </w:r>
        <w:r w:rsidR="00EC175F">
          <w:rPr>
            <w:rFonts w:asciiTheme="minorHAnsi" w:eastAsiaTheme="minorEastAsia" w:hAnsiTheme="minorHAnsi" w:cstheme="minorBidi"/>
            <w:noProof/>
            <w:sz w:val="21"/>
            <w:szCs w:val="22"/>
          </w:rPr>
          <w:tab/>
        </w:r>
        <w:r w:rsidR="00EC175F" w:rsidRPr="00F555B4">
          <w:rPr>
            <w:rStyle w:val="af3"/>
            <w:noProof/>
          </w:rPr>
          <w:t>国内外研究现状</w:t>
        </w:r>
        <w:r w:rsidR="00EC175F">
          <w:rPr>
            <w:noProof/>
            <w:webHidden/>
          </w:rPr>
          <w:tab/>
        </w:r>
        <w:r w:rsidR="00EC175F">
          <w:rPr>
            <w:noProof/>
            <w:webHidden/>
          </w:rPr>
          <w:fldChar w:fldCharType="begin"/>
        </w:r>
        <w:r w:rsidR="00EC175F">
          <w:rPr>
            <w:noProof/>
            <w:webHidden/>
          </w:rPr>
          <w:instrText xml:space="preserve"> PAGEREF _Toc481489282 \h </w:instrText>
        </w:r>
        <w:r w:rsidR="00EC175F">
          <w:rPr>
            <w:noProof/>
            <w:webHidden/>
          </w:rPr>
        </w:r>
        <w:r w:rsidR="00EC175F">
          <w:rPr>
            <w:noProof/>
            <w:webHidden/>
          </w:rPr>
          <w:fldChar w:fldCharType="separate"/>
        </w:r>
        <w:r w:rsidR="000E6E1E">
          <w:rPr>
            <w:noProof/>
            <w:webHidden/>
          </w:rPr>
          <w:t>2</w:t>
        </w:r>
        <w:r w:rsidR="00EC175F">
          <w:rPr>
            <w:noProof/>
            <w:webHidden/>
          </w:rPr>
          <w:fldChar w:fldCharType="end"/>
        </w:r>
      </w:hyperlink>
    </w:p>
    <w:p w14:paraId="4E8DD9B1" w14:textId="7661615A"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3" w:history="1">
        <w:r w:rsidR="00EC175F" w:rsidRPr="00F555B4">
          <w:rPr>
            <w:rStyle w:val="af3"/>
            <w:noProof/>
          </w:rPr>
          <w:t>1.3</w:t>
        </w:r>
        <w:r w:rsidR="00EC175F">
          <w:rPr>
            <w:rFonts w:asciiTheme="minorHAnsi" w:eastAsiaTheme="minorEastAsia" w:hAnsiTheme="minorHAnsi" w:cstheme="minorBidi"/>
            <w:noProof/>
            <w:sz w:val="21"/>
            <w:szCs w:val="22"/>
          </w:rPr>
          <w:tab/>
        </w:r>
        <w:r w:rsidR="00EC175F" w:rsidRPr="00F555B4">
          <w:rPr>
            <w:rStyle w:val="af3"/>
            <w:noProof/>
          </w:rPr>
          <w:t>论文的研究内容及主要工作</w:t>
        </w:r>
        <w:r w:rsidR="00EC175F">
          <w:rPr>
            <w:noProof/>
            <w:webHidden/>
          </w:rPr>
          <w:tab/>
        </w:r>
        <w:r w:rsidR="00EC175F">
          <w:rPr>
            <w:noProof/>
            <w:webHidden/>
          </w:rPr>
          <w:fldChar w:fldCharType="begin"/>
        </w:r>
        <w:r w:rsidR="00EC175F">
          <w:rPr>
            <w:noProof/>
            <w:webHidden/>
          </w:rPr>
          <w:instrText xml:space="preserve"> PAGEREF _Toc481489283 \h </w:instrText>
        </w:r>
        <w:r w:rsidR="00EC175F">
          <w:rPr>
            <w:noProof/>
            <w:webHidden/>
          </w:rPr>
        </w:r>
        <w:r w:rsidR="00EC175F">
          <w:rPr>
            <w:noProof/>
            <w:webHidden/>
          </w:rPr>
          <w:fldChar w:fldCharType="separate"/>
        </w:r>
        <w:r w:rsidR="000E6E1E">
          <w:rPr>
            <w:noProof/>
            <w:webHidden/>
          </w:rPr>
          <w:t>4</w:t>
        </w:r>
        <w:r w:rsidR="00EC175F">
          <w:rPr>
            <w:noProof/>
            <w:webHidden/>
          </w:rPr>
          <w:fldChar w:fldCharType="end"/>
        </w:r>
      </w:hyperlink>
    </w:p>
    <w:p w14:paraId="32E5452D" w14:textId="165454CF"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4" w:history="1">
        <w:r w:rsidR="00EC175F" w:rsidRPr="00F555B4">
          <w:rPr>
            <w:rStyle w:val="af3"/>
            <w:noProof/>
          </w:rPr>
          <w:t>1.4</w:t>
        </w:r>
        <w:r w:rsidR="00EC175F">
          <w:rPr>
            <w:rFonts w:asciiTheme="minorHAnsi" w:eastAsiaTheme="minorEastAsia" w:hAnsiTheme="minorHAnsi" w:cstheme="minorBidi"/>
            <w:noProof/>
            <w:sz w:val="21"/>
            <w:szCs w:val="22"/>
          </w:rPr>
          <w:tab/>
        </w:r>
        <w:r w:rsidR="00EC175F" w:rsidRPr="00F555B4">
          <w:rPr>
            <w:rStyle w:val="af3"/>
            <w:noProof/>
          </w:rPr>
          <w:t>论文组织结构</w:t>
        </w:r>
        <w:r w:rsidR="00EC175F">
          <w:rPr>
            <w:noProof/>
            <w:webHidden/>
          </w:rPr>
          <w:tab/>
        </w:r>
        <w:r w:rsidR="00EC175F">
          <w:rPr>
            <w:noProof/>
            <w:webHidden/>
          </w:rPr>
          <w:fldChar w:fldCharType="begin"/>
        </w:r>
        <w:r w:rsidR="00EC175F">
          <w:rPr>
            <w:noProof/>
            <w:webHidden/>
          </w:rPr>
          <w:instrText xml:space="preserve"> PAGEREF _Toc481489284 \h </w:instrText>
        </w:r>
        <w:r w:rsidR="00EC175F">
          <w:rPr>
            <w:noProof/>
            <w:webHidden/>
          </w:rPr>
        </w:r>
        <w:r w:rsidR="00EC175F">
          <w:rPr>
            <w:noProof/>
            <w:webHidden/>
          </w:rPr>
          <w:fldChar w:fldCharType="separate"/>
        </w:r>
        <w:r w:rsidR="000E6E1E">
          <w:rPr>
            <w:noProof/>
            <w:webHidden/>
          </w:rPr>
          <w:t>4</w:t>
        </w:r>
        <w:r w:rsidR="00EC175F">
          <w:rPr>
            <w:noProof/>
            <w:webHidden/>
          </w:rPr>
          <w:fldChar w:fldCharType="end"/>
        </w:r>
      </w:hyperlink>
    </w:p>
    <w:p w14:paraId="209B9C14" w14:textId="6CC673B3" w:rsidR="00EC175F" w:rsidRDefault="00DB30AA">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85" w:history="1">
        <w:r w:rsidR="00EC175F" w:rsidRPr="00F555B4">
          <w:rPr>
            <w:rStyle w:val="af3"/>
            <w:noProof/>
          </w:rPr>
          <w:t>2</w:t>
        </w:r>
        <w:r w:rsidR="00EC175F">
          <w:rPr>
            <w:rFonts w:asciiTheme="minorHAnsi" w:eastAsiaTheme="minorEastAsia" w:hAnsiTheme="minorHAnsi" w:cstheme="minorBidi"/>
            <w:bCs w:val="0"/>
            <w:noProof/>
            <w:sz w:val="21"/>
            <w:szCs w:val="22"/>
          </w:rPr>
          <w:tab/>
        </w:r>
        <w:r w:rsidR="00EC175F" w:rsidRPr="00F555B4">
          <w:rPr>
            <w:rStyle w:val="af3"/>
            <w:noProof/>
          </w:rPr>
          <w:t>汽车轮毂单元自动化生产线设计与实现</w:t>
        </w:r>
        <w:r w:rsidR="00EC175F">
          <w:rPr>
            <w:noProof/>
            <w:webHidden/>
          </w:rPr>
          <w:tab/>
        </w:r>
        <w:r w:rsidR="00EC175F">
          <w:rPr>
            <w:noProof/>
            <w:webHidden/>
          </w:rPr>
          <w:fldChar w:fldCharType="begin"/>
        </w:r>
        <w:r w:rsidR="00EC175F">
          <w:rPr>
            <w:noProof/>
            <w:webHidden/>
          </w:rPr>
          <w:instrText xml:space="preserve"> PAGEREF _Toc481489285 \h </w:instrText>
        </w:r>
        <w:r w:rsidR="00EC175F">
          <w:rPr>
            <w:noProof/>
            <w:webHidden/>
          </w:rPr>
        </w:r>
        <w:r w:rsidR="00EC175F">
          <w:rPr>
            <w:noProof/>
            <w:webHidden/>
          </w:rPr>
          <w:fldChar w:fldCharType="separate"/>
        </w:r>
        <w:r w:rsidR="000E6E1E">
          <w:rPr>
            <w:noProof/>
            <w:webHidden/>
          </w:rPr>
          <w:t>6</w:t>
        </w:r>
        <w:r w:rsidR="00EC175F">
          <w:rPr>
            <w:noProof/>
            <w:webHidden/>
          </w:rPr>
          <w:fldChar w:fldCharType="end"/>
        </w:r>
      </w:hyperlink>
    </w:p>
    <w:p w14:paraId="0CBF5EBF" w14:textId="176054BC"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6" w:history="1">
        <w:r w:rsidR="00EC175F" w:rsidRPr="00F555B4">
          <w:rPr>
            <w:rStyle w:val="af3"/>
            <w:noProof/>
          </w:rPr>
          <w:t>2.1</w:t>
        </w:r>
        <w:r w:rsidR="00EC175F">
          <w:rPr>
            <w:rFonts w:asciiTheme="minorHAnsi" w:eastAsiaTheme="minorEastAsia" w:hAnsiTheme="minorHAnsi" w:cstheme="minorBidi"/>
            <w:noProof/>
            <w:sz w:val="21"/>
            <w:szCs w:val="22"/>
          </w:rPr>
          <w:tab/>
        </w:r>
        <w:r w:rsidR="00EC175F" w:rsidRPr="00F555B4">
          <w:rPr>
            <w:rStyle w:val="af3"/>
            <w:noProof/>
          </w:rPr>
          <w:t>汽车轮毂单元工艺设计</w:t>
        </w:r>
        <w:r w:rsidR="00EC175F">
          <w:rPr>
            <w:noProof/>
            <w:webHidden/>
          </w:rPr>
          <w:tab/>
        </w:r>
        <w:r w:rsidR="00EC175F">
          <w:rPr>
            <w:noProof/>
            <w:webHidden/>
          </w:rPr>
          <w:fldChar w:fldCharType="begin"/>
        </w:r>
        <w:r w:rsidR="00EC175F">
          <w:rPr>
            <w:noProof/>
            <w:webHidden/>
          </w:rPr>
          <w:instrText xml:space="preserve"> PAGEREF _Toc481489286 \h </w:instrText>
        </w:r>
        <w:r w:rsidR="00EC175F">
          <w:rPr>
            <w:noProof/>
            <w:webHidden/>
          </w:rPr>
        </w:r>
        <w:r w:rsidR="00EC175F">
          <w:rPr>
            <w:noProof/>
            <w:webHidden/>
          </w:rPr>
          <w:fldChar w:fldCharType="separate"/>
        </w:r>
        <w:r w:rsidR="000E6E1E">
          <w:rPr>
            <w:noProof/>
            <w:webHidden/>
          </w:rPr>
          <w:t>6</w:t>
        </w:r>
        <w:r w:rsidR="00EC175F">
          <w:rPr>
            <w:noProof/>
            <w:webHidden/>
          </w:rPr>
          <w:fldChar w:fldCharType="end"/>
        </w:r>
      </w:hyperlink>
    </w:p>
    <w:p w14:paraId="24A270B3" w14:textId="31B77297"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7" w:history="1">
        <w:r w:rsidR="00EC175F" w:rsidRPr="00F555B4">
          <w:rPr>
            <w:rStyle w:val="af3"/>
            <w:noProof/>
          </w:rPr>
          <w:t>2.2</w:t>
        </w:r>
        <w:r w:rsidR="00EC175F">
          <w:rPr>
            <w:rFonts w:asciiTheme="minorHAnsi" w:eastAsiaTheme="minorEastAsia" w:hAnsiTheme="minorHAnsi" w:cstheme="minorBidi"/>
            <w:noProof/>
            <w:sz w:val="21"/>
            <w:szCs w:val="22"/>
          </w:rPr>
          <w:tab/>
        </w:r>
        <w:r w:rsidR="00EC175F" w:rsidRPr="00F555B4">
          <w:rPr>
            <w:rStyle w:val="af3"/>
            <w:noProof/>
          </w:rPr>
          <w:t>工序质量控制研究</w:t>
        </w:r>
        <w:r w:rsidR="00EC175F">
          <w:rPr>
            <w:noProof/>
            <w:webHidden/>
          </w:rPr>
          <w:tab/>
        </w:r>
        <w:r w:rsidR="00EC175F">
          <w:rPr>
            <w:noProof/>
            <w:webHidden/>
          </w:rPr>
          <w:fldChar w:fldCharType="begin"/>
        </w:r>
        <w:r w:rsidR="00EC175F">
          <w:rPr>
            <w:noProof/>
            <w:webHidden/>
          </w:rPr>
          <w:instrText xml:space="preserve"> PAGEREF _Toc481489287 \h </w:instrText>
        </w:r>
        <w:r w:rsidR="00EC175F">
          <w:rPr>
            <w:noProof/>
            <w:webHidden/>
          </w:rPr>
        </w:r>
        <w:r w:rsidR="00EC175F">
          <w:rPr>
            <w:noProof/>
            <w:webHidden/>
          </w:rPr>
          <w:fldChar w:fldCharType="separate"/>
        </w:r>
        <w:r w:rsidR="000E6E1E">
          <w:rPr>
            <w:noProof/>
            <w:webHidden/>
          </w:rPr>
          <w:t>10</w:t>
        </w:r>
        <w:r w:rsidR="00EC175F">
          <w:rPr>
            <w:noProof/>
            <w:webHidden/>
          </w:rPr>
          <w:fldChar w:fldCharType="end"/>
        </w:r>
      </w:hyperlink>
    </w:p>
    <w:p w14:paraId="06CA360F" w14:textId="3FD543CC"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8" w:history="1">
        <w:r w:rsidR="00EC175F" w:rsidRPr="00F555B4">
          <w:rPr>
            <w:rStyle w:val="af3"/>
            <w:noProof/>
          </w:rPr>
          <w:t>2.3</w:t>
        </w:r>
        <w:r w:rsidR="00EC175F">
          <w:rPr>
            <w:rFonts w:asciiTheme="minorHAnsi" w:eastAsiaTheme="minorEastAsia" w:hAnsiTheme="minorHAnsi" w:cstheme="minorBidi"/>
            <w:noProof/>
            <w:sz w:val="21"/>
            <w:szCs w:val="22"/>
          </w:rPr>
          <w:tab/>
        </w:r>
        <w:r w:rsidR="00EC175F" w:rsidRPr="00F555B4">
          <w:rPr>
            <w:rStyle w:val="af3"/>
            <w:noProof/>
          </w:rPr>
          <w:t>数控机床和机器人实施方案</w:t>
        </w:r>
        <w:r w:rsidR="00EC175F">
          <w:rPr>
            <w:noProof/>
            <w:webHidden/>
          </w:rPr>
          <w:tab/>
        </w:r>
        <w:r w:rsidR="00EC175F">
          <w:rPr>
            <w:noProof/>
            <w:webHidden/>
          </w:rPr>
          <w:fldChar w:fldCharType="begin"/>
        </w:r>
        <w:r w:rsidR="00EC175F">
          <w:rPr>
            <w:noProof/>
            <w:webHidden/>
          </w:rPr>
          <w:instrText xml:space="preserve"> PAGEREF _Toc481489288 \h </w:instrText>
        </w:r>
        <w:r w:rsidR="00EC175F">
          <w:rPr>
            <w:noProof/>
            <w:webHidden/>
          </w:rPr>
        </w:r>
        <w:r w:rsidR="00EC175F">
          <w:rPr>
            <w:noProof/>
            <w:webHidden/>
          </w:rPr>
          <w:fldChar w:fldCharType="separate"/>
        </w:r>
        <w:r w:rsidR="000E6E1E">
          <w:rPr>
            <w:noProof/>
            <w:webHidden/>
          </w:rPr>
          <w:t>16</w:t>
        </w:r>
        <w:r w:rsidR="00EC175F">
          <w:rPr>
            <w:noProof/>
            <w:webHidden/>
          </w:rPr>
          <w:fldChar w:fldCharType="end"/>
        </w:r>
      </w:hyperlink>
    </w:p>
    <w:p w14:paraId="16888550" w14:textId="76D377B3"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89" w:history="1">
        <w:r w:rsidR="00EC175F" w:rsidRPr="00F555B4">
          <w:rPr>
            <w:rStyle w:val="af3"/>
            <w:noProof/>
          </w:rPr>
          <w:t>2.4</w:t>
        </w:r>
        <w:r w:rsidR="00EC175F">
          <w:rPr>
            <w:rFonts w:asciiTheme="minorHAnsi" w:eastAsiaTheme="minorEastAsia" w:hAnsiTheme="minorHAnsi" w:cstheme="minorBidi"/>
            <w:noProof/>
            <w:sz w:val="21"/>
            <w:szCs w:val="22"/>
          </w:rPr>
          <w:tab/>
        </w:r>
        <w:r w:rsidR="00EC175F" w:rsidRPr="00F555B4">
          <w:rPr>
            <w:rStyle w:val="af3"/>
            <w:noProof/>
          </w:rPr>
          <w:t>生产线设备布局设计</w:t>
        </w:r>
        <w:r w:rsidR="00EC175F">
          <w:rPr>
            <w:noProof/>
            <w:webHidden/>
          </w:rPr>
          <w:tab/>
        </w:r>
        <w:r w:rsidR="00EC175F">
          <w:rPr>
            <w:noProof/>
            <w:webHidden/>
          </w:rPr>
          <w:fldChar w:fldCharType="begin"/>
        </w:r>
        <w:r w:rsidR="00EC175F">
          <w:rPr>
            <w:noProof/>
            <w:webHidden/>
          </w:rPr>
          <w:instrText xml:space="preserve"> PAGEREF _Toc481489289 \h </w:instrText>
        </w:r>
        <w:r w:rsidR="00EC175F">
          <w:rPr>
            <w:noProof/>
            <w:webHidden/>
          </w:rPr>
        </w:r>
        <w:r w:rsidR="00EC175F">
          <w:rPr>
            <w:noProof/>
            <w:webHidden/>
          </w:rPr>
          <w:fldChar w:fldCharType="separate"/>
        </w:r>
        <w:r w:rsidR="000E6E1E">
          <w:rPr>
            <w:noProof/>
            <w:webHidden/>
          </w:rPr>
          <w:t>18</w:t>
        </w:r>
        <w:r w:rsidR="00EC175F">
          <w:rPr>
            <w:noProof/>
            <w:webHidden/>
          </w:rPr>
          <w:fldChar w:fldCharType="end"/>
        </w:r>
      </w:hyperlink>
    </w:p>
    <w:p w14:paraId="0E6F19D1" w14:textId="15EAFD5F"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0" w:history="1">
        <w:r w:rsidR="00EC175F" w:rsidRPr="00F555B4">
          <w:rPr>
            <w:rStyle w:val="af3"/>
            <w:noProof/>
          </w:rPr>
          <w:t>2.5</w:t>
        </w:r>
        <w:r w:rsidR="00EC175F">
          <w:rPr>
            <w:rFonts w:asciiTheme="minorHAnsi" w:eastAsiaTheme="minorEastAsia" w:hAnsiTheme="minorHAnsi" w:cstheme="minorBidi"/>
            <w:noProof/>
            <w:sz w:val="21"/>
            <w:szCs w:val="22"/>
          </w:rPr>
          <w:tab/>
        </w:r>
        <w:r w:rsidR="00EC175F" w:rsidRPr="00F555B4">
          <w:rPr>
            <w:rStyle w:val="af3"/>
            <w:noProof/>
          </w:rPr>
          <w:t>本章小结</w:t>
        </w:r>
        <w:r w:rsidR="00EC175F">
          <w:rPr>
            <w:noProof/>
            <w:webHidden/>
          </w:rPr>
          <w:tab/>
        </w:r>
        <w:r w:rsidR="00EC175F">
          <w:rPr>
            <w:noProof/>
            <w:webHidden/>
          </w:rPr>
          <w:fldChar w:fldCharType="begin"/>
        </w:r>
        <w:r w:rsidR="00EC175F">
          <w:rPr>
            <w:noProof/>
            <w:webHidden/>
          </w:rPr>
          <w:instrText xml:space="preserve"> PAGEREF _Toc481489290 \h </w:instrText>
        </w:r>
        <w:r w:rsidR="00EC175F">
          <w:rPr>
            <w:noProof/>
            <w:webHidden/>
          </w:rPr>
        </w:r>
        <w:r w:rsidR="00EC175F">
          <w:rPr>
            <w:noProof/>
            <w:webHidden/>
          </w:rPr>
          <w:fldChar w:fldCharType="separate"/>
        </w:r>
        <w:r w:rsidR="000E6E1E">
          <w:rPr>
            <w:noProof/>
            <w:webHidden/>
          </w:rPr>
          <w:t>19</w:t>
        </w:r>
        <w:r w:rsidR="00EC175F">
          <w:rPr>
            <w:noProof/>
            <w:webHidden/>
          </w:rPr>
          <w:fldChar w:fldCharType="end"/>
        </w:r>
      </w:hyperlink>
    </w:p>
    <w:p w14:paraId="573E32E7" w14:textId="6C93677B" w:rsidR="00EC175F" w:rsidRDefault="00DB30AA">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91" w:history="1">
        <w:r w:rsidR="00EC175F" w:rsidRPr="00F555B4">
          <w:rPr>
            <w:rStyle w:val="af3"/>
            <w:noProof/>
          </w:rPr>
          <w:t>3</w:t>
        </w:r>
        <w:r w:rsidR="00EC175F">
          <w:rPr>
            <w:rFonts w:asciiTheme="minorHAnsi" w:eastAsiaTheme="minorEastAsia" w:hAnsiTheme="minorHAnsi" w:cstheme="minorBidi"/>
            <w:bCs w:val="0"/>
            <w:noProof/>
            <w:sz w:val="21"/>
            <w:szCs w:val="22"/>
          </w:rPr>
          <w:tab/>
        </w:r>
        <w:r w:rsidR="00EC175F" w:rsidRPr="00F555B4">
          <w:rPr>
            <w:rStyle w:val="af3"/>
            <w:noProof/>
          </w:rPr>
          <w:t>生产线组网方案设计与实现</w:t>
        </w:r>
        <w:r w:rsidR="00EC175F">
          <w:rPr>
            <w:noProof/>
            <w:webHidden/>
          </w:rPr>
          <w:tab/>
        </w:r>
        <w:r w:rsidR="00EC175F">
          <w:rPr>
            <w:noProof/>
            <w:webHidden/>
          </w:rPr>
          <w:fldChar w:fldCharType="begin"/>
        </w:r>
        <w:r w:rsidR="00EC175F">
          <w:rPr>
            <w:noProof/>
            <w:webHidden/>
          </w:rPr>
          <w:instrText xml:space="preserve"> PAGEREF _Toc481489291 \h </w:instrText>
        </w:r>
        <w:r w:rsidR="00EC175F">
          <w:rPr>
            <w:noProof/>
            <w:webHidden/>
          </w:rPr>
        </w:r>
        <w:r w:rsidR="00EC175F">
          <w:rPr>
            <w:noProof/>
            <w:webHidden/>
          </w:rPr>
          <w:fldChar w:fldCharType="separate"/>
        </w:r>
        <w:r w:rsidR="000E6E1E">
          <w:rPr>
            <w:noProof/>
            <w:webHidden/>
          </w:rPr>
          <w:t>20</w:t>
        </w:r>
        <w:r w:rsidR="00EC175F">
          <w:rPr>
            <w:noProof/>
            <w:webHidden/>
          </w:rPr>
          <w:fldChar w:fldCharType="end"/>
        </w:r>
      </w:hyperlink>
    </w:p>
    <w:p w14:paraId="0833A8CE" w14:textId="0805D5A2"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2" w:history="1">
        <w:r w:rsidR="00EC175F" w:rsidRPr="00F555B4">
          <w:rPr>
            <w:rStyle w:val="af3"/>
            <w:noProof/>
          </w:rPr>
          <w:t>3.1</w:t>
        </w:r>
        <w:r w:rsidR="00EC175F">
          <w:rPr>
            <w:rFonts w:asciiTheme="minorHAnsi" w:eastAsiaTheme="minorEastAsia" w:hAnsiTheme="minorHAnsi" w:cstheme="minorBidi"/>
            <w:noProof/>
            <w:sz w:val="21"/>
            <w:szCs w:val="22"/>
          </w:rPr>
          <w:tab/>
        </w:r>
        <w:r w:rsidR="00EC175F" w:rsidRPr="00F555B4">
          <w:rPr>
            <w:rStyle w:val="af3"/>
            <w:noProof/>
          </w:rPr>
          <w:t>生产线组网需求分析</w:t>
        </w:r>
        <w:r w:rsidR="00EC175F">
          <w:rPr>
            <w:noProof/>
            <w:webHidden/>
          </w:rPr>
          <w:tab/>
        </w:r>
        <w:r w:rsidR="00EC175F">
          <w:rPr>
            <w:noProof/>
            <w:webHidden/>
          </w:rPr>
          <w:fldChar w:fldCharType="begin"/>
        </w:r>
        <w:r w:rsidR="00EC175F">
          <w:rPr>
            <w:noProof/>
            <w:webHidden/>
          </w:rPr>
          <w:instrText xml:space="preserve"> PAGEREF _Toc481489292 \h </w:instrText>
        </w:r>
        <w:r w:rsidR="00EC175F">
          <w:rPr>
            <w:noProof/>
            <w:webHidden/>
          </w:rPr>
        </w:r>
        <w:r w:rsidR="00EC175F">
          <w:rPr>
            <w:noProof/>
            <w:webHidden/>
          </w:rPr>
          <w:fldChar w:fldCharType="separate"/>
        </w:r>
        <w:r w:rsidR="000E6E1E">
          <w:rPr>
            <w:noProof/>
            <w:webHidden/>
          </w:rPr>
          <w:t>20</w:t>
        </w:r>
        <w:r w:rsidR="00EC175F">
          <w:rPr>
            <w:noProof/>
            <w:webHidden/>
          </w:rPr>
          <w:fldChar w:fldCharType="end"/>
        </w:r>
      </w:hyperlink>
    </w:p>
    <w:p w14:paraId="40DF94FE" w14:textId="7CCF5C49"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3" w:history="1">
        <w:r w:rsidR="00EC175F" w:rsidRPr="00F555B4">
          <w:rPr>
            <w:rStyle w:val="af3"/>
            <w:noProof/>
          </w:rPr>
          <w:t>3.2</w:t>
        </w:r>
        <w:r w:rsidR="00EC175F">
          <w:rPr>
            <w:rFonts w:asciiTheme="minorHAnsi" w:eastAsiaTheme="minorEastAsia" w:hAnsiTheme="minorHAnsi" w:cstheme="minorBidi"/>
            <w:noProof/>
            <w:sz w:val="21"/>
            <w:szCs w:val="22"/>
          </w:rPr>
          <w:tab/>
        </w:r>
        <w:r w:rsidR="00EC175F" w:rsidRPr="00F555B4">
          <w:rPr>
            <w:rStyle w:val="af3"/>
            <w:noProof/>
          </w:rPr>
          <w:t>生产线组网方案设计与实现</w:t>
        </w:r>
        <w:r w:rsidR="00EC175F">
          <w:rPr>
            <w:noProof/>
            <w:webHidden/>
          </w:rPr>
          <w:tab/>
        </w:r>
        <w:r w:rsidR="00EC175F">
          <w:rPr>
            <w:noProof/>
            <w:webHidden/>
          </w:rPr>
          <w:fldChar w:fldCharType="begin"/>
        </w:r>
        <w:r w:rsidR="00EC175F">
          <w:rPr>
            <w:noProof/>
            <w:webHidden/>
          </w:rPr>
          <w:instrText xml:space="preserve"> PAGEREF _Toc481489293 \h </w:instrText>
        </w:r>
        <w:r w:rsidR="00EC175F">
          <w:rPr>
            <w:noProof/>
            <w:webHidden/>
          </w:rPr>
        </w:r>
        <w:r w:rsidR="00EC175F">
          <w:rPr>
            <w:noProof/>
            <w:webHidden/>
          </w:rPr>
          <w:fldChar w:fldCharType="separate"/>
        </w:r>
        <w:r w:rsidR="000E6E1E">
          <w:rPr>
            <w:noProof/>
            <w:webHidden/>
          </w:rPr>
          <w:t>22</w:t>
        </w:r>
        <w:r w:rsidR="00EC175F">
          <w:rPr>
            <w:noProof/>
            <w:webHidden/>
          </w:rPr>
          <w:fldChar w:fldCharType="end"/>
        </w:r>
      </w:hyperlink>
    </w:p>
    <w:p w14:paraId="5C63A9EA" w14:textId="382ACE7E"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4" w:history="1">
        <w:r w:rsidR="00EC175F" w:rsidRPr="00F555B4">
          <w:rPr>
            <w:rStyle w:val="af3"/>
            <w:noProof/>
          </w:rPr>
          <w:t>3.3</w:t>
        </w:r>
        <w:r w:rsidR="00EC175F">
          <w:rPr>
            <w:rFonts w:asciiTheme="minorHAnsi" w:eastAsiaTheme="minorEastAsia" w:hAnsiTheme="minorHAnsi" w:cstheme="minorBidi"/>
            <w:noProof/>
            <w:sz w:val="21"/>
            <w:szCs w:val="22"/>
          </w:rPr>
          <w:tab/>
        </w:r>
        <w:r w:rsidR="00EC175F" w:rsidRPr="00F555B4">
          <w:rPr>
            <w:rStyle w:val="af3"/>
            <w:noProof/>
          </w:rPr>
          <w:t>Redis</w:t>
        </w:r>
        <w:r w:rsidR="00EC175F" w:rsidRPr="00F555B4">
          <w:rPr>
            <w:rStyle w:val="af3"/>
            <w:noProof/>
          </w:rPr>
          <w:t>集群服务器方案实现</w:t>
        </w:r>
        <w:r w:rsidR="00EC175F">
          <w:rPr>
            <w:noProof/>
            <w:webHidden/>
          </w:rPr>
          <w:tab/>
        </w:r>
        <w:r w:rsidR="00EC175F">
          <w:rPr>
            <w:noProof/>
            <w:webHidden/>
          </w:rPr>
          <w:fldChar w:fldCharType="begin"/>
        </w:r>
        <w:r w:rsidR="00EC175F">
          <w:rPr>
            <w:noProof/>
            <w:webHidden/>
          </w:rPr>
          <w:instrText xml:space="preserve"> PAGEREF _Toc481489294 \h </w:instrText>
        </w:r>
        <w:r w:rsidR="00EC175F">
          <w:rPr>
            <w:noProof/>
            <w:webHidden/>
          </w:rPr>
        </w:r>
        <w:r w:rsidR="00EC175F">
          <w:rPr>
            <w:noProof/>
            <w:webHidden/>
          </w:rPr>
          <w:fldChar w:fldCharType="separate"/>
        </w:r>
        <w:r w:rsidR="000E6E1E">
          <w:rPr>
            <w:noProof/>
            <w:webHidden/>
          </w:rPr>
          <w:t>26</w:t>
        </w:r>
        <w:r w:rsidR="00EC175F">
          <w:rPr>
            <w:noProof/>
            <w:webHidden/>
          </w:rPr>
          <w:fldChar w:fldCharType="end"/>
        </w:r>
      </w:hyperlink>
    </w:p>
    <w:p w14:paraId="767A6772" w14:textId="0F83F834"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5" w:history="1">
        <w:r w:rsidR="00EC175F" w:rsidRPr="00F555B4">
          <w:rPr>
            <w:rStyle w:val="af3"/>
            <w:noProof/>
          </w:rPr>
          <w:t>3.4</w:t>
        </w:r>
        <w:r w:rsidR="00EC175F">
          <w:rPr>
            <w:rFonts w:asciiTheme="minorHAnsi" w:eastAsiaTheme="minorEastAsia" w:hAnsiTheme="minorHAnsi" w:cstheme="minorBidi"/>
            <w:noProof/>
            <w:sz w:val="21"/>
            <w:szCs w:val="22"/>
          </w:rPr>
          <w:tab/>
        </w:r>
        <w:r w:rsidR="00EC175F" w:rsidRPr="00F555B4">
          <w:rPr>
            <w:rStyle w:val="af3"/>
            <w:noProof/>
          </w:rPr>
          <w:t>本章小结</w:t>
        </w:r>
        <w:r w:rsidR="00EC175F">
          <w:rPr>
            <w:noProof/>
            <w:webHidden/>
          </w:rPr>
          <w:tab/>
        </w:r>
        <w:r w:rsidR="00EC175F">
          <w:rPr>
            <w:noProof/>
            <w:webHidden/>
          </w:rPr>
          <w:fldChar w:fldCharType="begin"/>
        </w:r>
        <w:r w:rsidR="00EC175F">
          <w:rPr>
            <w:noProof/>
            <w:webHidden/>
          </w:rPr>
          <w:instrText xml:space="preserve"> PAGEREF _Toc481489295 \h </w:instrText>
        </w:r>
        <w:r w:rsidR="00EC175F">
          <w:rPr>
            <w:noProof/>
            <w:webHidden/>
          </w:rPr>
        </w:r>
        <w:r w:rsidR="00EC175F">
          <w:rPr>
            <w:noProof/>
            <w:webHidden/>
          </w:rPr>
          <w:fldChar w:fldCharType="separate"/>
        </w:r>
        <w:r w:rsidR="000E6E1E">
          <w:rPr>
            <w:noProof/>
            <w:webHidden/>
          </w:rPr>
          <w:t>29</w:t>
        </w:r>
        <w:r w:rsidR="00EC175F">
          <w:rPr>
            <w:noProof/>
            <w:webHidden/>
          </w:rPr>
          <w:fldChar w:fldCharType="end"/>
        </w:r>
      </w:hyperlink>
    </w:p>
    <w:p w14:paraId="50DF80C4" w14:textId="22F8EEAC" w:rsidR="00EC175F" w:rsidRDefault="00DB30AA">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96" w:history="1">
        <w:r w:rsidR="00EC175F" w:rsidRPr="00F555B4">
          <w:rPr>
            <w:rStyle w:val="af3"/>
            <w:noProof/>
          </w:rPr>
          <w:t>4</w:t>
        </w:r>
        <w:r w:rsidR="00EC175F">
          <w:rPr>
            <w:rFonts w:asciiTheme="minorHAnsi" w:eastAsiaTheme="minorEastAsia" w:hAnsiTheme="minorHAnsi" w:cstheme="minorBidi"/>
            <w:bCs w:val="0"/>
            <w:noProof/>
            <w:sz w:val="21"/>
            <w:szCs w:val="22"/>
          </w:rPr>
          <w:tab/>
        </w:r>
        <w:r w:rsidR="00EC175F" w:rsidRPr="00F555B4">
          <w:rPr>
            <w:rStyle w:val="af3"/>
            <w:noProof/>
          </w:rPr>
          <w:t>生产线应用软件设计与实现</w:t>
        </w:r>
        <w:r w:rsidR="00EC175F">
          <w:rPr>
            <w:noProof/>
            <w:webHidden/>
          </w:rPr>
          <w:tab/>
        </w:r>
        <w:r w:rsidR="00EC175F">
          <w:rPr>
            <w:noProof/>
            <w:webHidden/>
          </w:rPr>
          <w:fldChar w:fldCharType="begin"/>
        </w:r>
        <w:r w:rsidR="00EC175F">
          <w:rPr>
            <w:noProof/>
            <w:webHidden/>
          </w:rPr>
          <w:instrText xml:space="preserve"> PAGEREF _Toc481489296 \h </w:instrText>
        </w:r>
        <w:r w:rsidR="00EC175F">
          <w:rPr>
            <w:noProof/>
            <w:webHidden/>
          </w:rPr>
        </w:r>
        <w:r w:rsidR="00EC175F">
          <w:rPr>
            <w:noProof/>
            <w:webHidden/>
          </w:rPr>
          <w:fldChar w:fldCharType="separate"/>
        </w:r>
        <w:r w:rsidR="000E6E1E">
          <w:rPr>
            <w:noProof/>
            <w:webHidden/>
          </w:rPr>
          <w:t>30</w:t>
        </w:r>
        <w:r w:rsidR="00EC175F">
          <w:rPr>
            <w:noProof/>
            <w:webHidden/>
          </w:rPr>
          <w:fldChar w:fldCharType="end"/>
        </w:r>
      </w:hyperlink>
    </w:p>
    <w:p w14:paraId="295BBEE3" w14:textId="01A8AFBC"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7" w:history="1">
        <w:r w:rsidR="00EC175F" w:rsidRPr="00F555B4">
          <w:rPr>
            <w:rStyle w:val="af3"/>
            <w:noProof/>
          </w:rPr>
          <w:t>4.1</w:t>
        </w:r>
        <w:r w:rsidR="00EC175F">
          <w:rPr>
            <w:rFonts w:asciiTheme="minorHAnsi" w:eastAsiaTheme="minorEastAsia" w:hAnsiTheme="minorHAnsi" w:cstheme="minorBidi"/>
            <w:noProof/>
            <w:sz w:val="21"/>
            <w:szCs w:val="22"/>
          </w:rPr>
          <w:tab/>
        </w:r>
        <w:r w:rsidR="00EC175F" w:rsidRPr="00F555B4">
          <w:rPr>
            <w:rStyle w:val="af3"/>
            <w:noProof/>
          </w:rPr>
          <w:t>生产线应用软件需求分析</w:t>
        </w:r>
        <w:r w:rsidR="00EC175F">
          <w:rPr>
            <w:noProof/>
            <w:webHidden/>
          </w:rPr>
          <w:tab/>
        </w:r>
        <w:r w:rsidR="00EC175F">
          <w:rPr>
            <w:noProof/>
            <w:webHidden/>
          </w:rPr>
          <w:fldChar w:fldCharType="begin"/>
        </w:r>
        <w:r w:rsidR="00EC175F">
          <w:rPr>
            <w:noProof/>
            <w:webHidden/>
          </w:rPr>
          <w:instrText xml:space="preserve"> PAGEREF _Toc481489297 \h </w:instrText>
        </w:r>
        <w:r w:rsidR="00EC175F">
          <w:rPr>
            <w:noProof/>
            <w:webHidden/>
          </w:rPr>
        </w:r>
        <w:r w:rsidR="00EC175F">
          <w:rPr>
            <w:noProof/>
            <w:webHidden/>
          </w:rPr>
          <w:fldChar w:fldCharType="separate"/>
        </w:r>
        <w:r w:rsidR="000E6E1E">
          <w:rPr>
            <w:noProof/>
            <w:webHidden/>
          </w:rPr>
          <w:t>30</w:t>
        </w:r>
        <w:r w:rsidR="00EC175F">
          <w:rPr>
            <w:noProof/>
            <w:webHidden/>
          </w:rPr>
          <w:fldChar w:fldCharType="end"/>
        </w:r>
      </w:hyperlink>
    </w:p>
    <w:p w14:paraId="3FB6E295" w14:textId="72E9FA48"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8" w:history="1">
        <w:r w:rsidR="00EC175F" w:rsidRPr="00F555B4">
          <w:rPr>
            <w:rStyle w:val="af3"/>
            <w:noProof/>
          </w:rPr>
          <w:t>4.2</w:t>
        </w:r>
        <w:r w:rsidR="00EC175F">
          <w:rPr>
            <w:rFonts w:asciiTheme="minorHAnsi" w:eastAsiaTheme="minorEastAsia" w:hAnsiTheme="minorHAnsi" w:cstheme="minorBidi"/>
            <w:noProof/>
            <w:sz w:val="21"/>
            <w:szCs w:val="22"/>
          </w:rPr>
          <w:tab/>
        </w:r>
        <w:r w:rsidR="00EC175F" w:rsidRPr="00F555B4">
          <w:rPr>
            <w:rStyle w:val="af3"/>
            <w:noProof/>
          </w:rPr>
          <w:t>生产线控制系统软件设计与特征分析</w:t>
        </w:r>
        <w:r w:rsidR="00EC175F">
          <w:rPr>
            <w:noProof/>
            <w:webHidden/>
          </w:rPr>
          <w:tab/>
        </w:r>
        <w:r w:rsidR="00EC175F">
          <w:rPr>
            <w:noProof/>
            <w:webHidden/>
          </w:rPr>
          <w:fldChar w:fldCharType="begin"/>
        </w:r>
        <w:r w:rsidR="00EC175F">
          <w:rPr>
            <w:noProof/>
            <w:webHidden/>
          </w:rPr>
          <w:instrText xml:space="preserve"> PAGEREF _Toc481489298 \h </w:instrText>
        </w:r>
        <w:r w:rsidR="00EC175F">
          <w:rPr>
            <w:noProof/>
            <w:webHidden/>
          </w:rPr>
        </w:r>
        <w:r w:rsidR="00EC175F">
          <w:rPr>
            <w:noProof/>
            <w:webHidden/>
          </w:rPr>
          <w:fldChar w:fldCharType="separate"/>
        </w:r>
        <w:r w:rsidR="000E6E1E">
          <w:rPr>
            <w:noProof/>
            <w:webHidden/>
          </w:rPr>
          <w:t>33</w:t>
        </w:r>
        <w:r w:rsidR="00EC175F">
          <w:rPr>
            <w:noProof/>
            <w:webHidden/>
          </w:rPr>
          <w:fldChar w:fldCharType="end"/>
        </w:r>
      </w:hyperlink>
    </w:p>
    <w:p w14:paraId="661F38FB" w14:textId="738A3AA3"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299" w:history="1">
        <w:r w:rsidR="00EC175F" w:rsidRPr="00F555B4">
          <w:rPr>
            <w:rStyle w:val="af3"/>
            <w:noProof/>
          </w:rPr>
          <w:t>4.3</w:t>
        </w:r>
        <w:r w:rsidR="00EC175F">
          <w:rPr>
            <w:rFonts w:asciiTheme="minorHAnsi" w:eastAsiaTheme="minorEastAsia" w:hAnsiTheme="minorHAnsi" w:cstheme="minorBidi"/>
            <w:noProof/>
            <w:sz w:val="21"/>
            <w:szCs w:val="22"/>
          </w:rPr>
          <w:tab/>
        </w:r>
        <w:r w:rsidR="00EC175F" w:rsidRPr="00F555B4">
          <w:rPr>
            <w:rStyle w:val="af3"/>
            <w:noProof/>
          </w:rPr>
          <w:t>数据采集层软件分析</w:t>
        </w:r>
        <w:r w:rsidR="00EC175F">
          <w:rPr>
            <w:noProof/>
            <w:webHidden/>
          </w:rPr>
          <w:tab/>
        </w:r>
        <w:r w:rsidR="00EC175F">
          <w:rPr>
            <w:noProof/>
            <w:webHidden/>
          </w:rPr>
          <w:fldChar w:fldCharType="begin"/>
        </w:r>
        <w:r w:rsidR="00EC175F">
          <w:rPr>
            <w:noProof/>
            <w:webHidden/>
          </w:rPr>
          <w:instrText xml:space="preserve"> PAGEREF _Toc481489299 \h </w:instrText>
        </w:r>
        <w:r w:rsidR="00EC175F">
          <w:rPr>
            <w:noProof/>
            <w:webHidden/>
          </w:rPr>
        </w:r>
        <w:r w:rsidR="00EC175F">
          <w:rPr>
            <w:noProof/>
            <w:webHidden/>
          </w:rPr>
          <w:fldChar w:fldCharType="separate"/>
        </w:r>
        <w:r w:rsidR="000E6E1E">
          <w:rPr>
            <w:noProof/>
            <w:webHidden/>
          </w:rPr>
          <w:t>35</w:t>
        </w:r>
        <w:r w:rsidR="00EC175F">
          <w:rPr>
            <w:noProof/>
            <w:webHidden/>
          </w:rPr>
          <w:fldChar w:fldCharType="end"/>
        </w:r>
      </w:hyperlink>
    </w:p>
    <w:p w14:paraId="56D9E0A1" w14:textId="0FCCE297"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0" w:history="1">
        <w:r w:rsidR="00EC175F" w:rsidRPr="00F555B4">
          <w:rPr>
            <w:rStyle w:val="af3"/>
            <w:noProof/>
          </w:rPr>
          <w:t>4.4</w:t>
        </w:r>
        <w:r w:rsidR="00EC175F">
          <w:rPr>
            <w:rFonts w:asciiTheme="minorHAnsi" w:eastAsiaTheme="minorEastAsia" w:hAnsiTheme="minorHAnsi" w:cstheme="minorBidi"/>
            <w:noProof/>
            <w:sz w:val="21"/>
            <w:szCs w:val="22"/>
          </w:rPr>
          <w:tab/>
        </w:r>
        <w:r w:rsidR="00EC175F" w:rsidRPr="00F555B4">
          <w:rPr>
            <w:rStyle w:val="af3"/>
            <w:noProof/>
          </w:rPr>
          <w:t>生产线应用软件实现</w:t>
        </w:r>
        <w:r w:rsidR="00EC175F">
          <w:rPr>
            <w:noProof/>
            <w:webHidden/>
          </w:rPr>
          <w:tab/>
        </w:r>
        <w:r w:rsidR="00EC175F">
          <w:rPr>
            <w:noProof/>
            <w:webHidden/>
          </w:rPr>
          <w:fldChar w:fldCharType="begin"/>
        </w:r>
        <w:r w:rsidR="00EC175F">
          <w:rPr>
            <w:noProof/>
            <w:webHidden/>
          </w:rPr>
          <w:instrText xml:space="preserve"> PAGEREF _Toc481489300 \h </w:instrText>
        </w:r>
        <w:r w:rsidR="00EC175F">
          <w:rPr>
            <w:noProof/>
            <w:webHidden/>
          </w:rPr>
        </w:r>
        <w:r w:rsidR="00EC175F">
          <w:rPr>
            <w:noProof/>
            <w:webHidden/>
          </w:rPr>
          <w:fldChar w:fldCharType="separate"/>
        </w:r>
        <w:r w:rsidR="000E6E1E">
          <w:rPr>
            <w:noProof/>
            <w:webHidden/>
          </w:rPr>
          <w:t>40</w:t>
        </w:r>
        <w:r w:rsidR="00EC175F">
          <w:rPr>
            <w:noProof/>
            <w:webHidden/>
          </w:rPr>
          <w:fldChar w:fldCharType="end"/>
        </w:r>
      </w:hyperlink>
    </w:p>
    <w:p w14:paraId="7F8B6C75" w14:textId="7F2418C7"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1" w:history="1">
        <w:r w:rsidR="00EC175F" w:rsidRPr="00F555B4">
          <w:rPr>
            <w:rStyle w:val="af3"/>
            <w:noProof/>
          </w:rPr>
          <w:t>4.5</w:t>
        </w:r>
        <w:r w:rsidR="00EC175F">
          <w:rPr>
            <w:rFonts w:asciiTheme="minorHAnsi" w:eastAsiaTheme="minorEastAsia" w:hAnsiTheme="minorHAnsi" w:cstheme="minorBidi"/>
            <w:noProof/>
            <w:sz w:val="21"/>
            <w:szCs w:val="22"/>
          </w:rPr>
          <w:tab/>
        </w:r>
        <w:r w:rsidR="00EC175F" w:rsidRPr="00F555B4">
          <w:rPr>
            <w:rStyle w:val="af3"/>
            <w:noProof/>
          </w:rPr>
          <w:t>本章小结</w:t>
        </w:r>
        <w:r w:rsidR="00EC175F">
          <w:rPr>
            <w:noProof/>
            <w:webHidden/>
          </w:rPr>
          <w:tab/>
        </w:r>
        <w:r w:rsidR="00EC175F">
          <w:rPr>
            <w:noProof/>
            <w:webHidden/>
          </w:rPr>
          <w:fldChar w:fldCharType="begin"/>
        </w:r>
        <w:r w:rsidR="00EC175F">
          <w:rPr>
            <w:noProof/>
            <w:webHidden/>
          </w:rPr>
          <w:instrText xml:space="preserve"> PAGEREF _Toc481489301 \h </w:instrText>
        </w:r>
        <w:r w:rsidR="00EC175F">
          <w:rPr>
            <w:noProof/>
            <w:webHidden/>
          </w:rPr>
        </w:r>
        <w:r w:rsidR="00EC175F">
          <w:rPr>
            <w:noProof/>
            <w:webHidden/>
          </w:rPr>
          <w:fldChar w:fldCharType="separate"/>
        </w:r>
        <w:r w:rsidR="000E6E1E">
          <w:rPr>
            <w:noProof/>
            <w:webHidden/>
          </w:rPr>
          <w:t>45</w:t>
        </w:r>
        <w:r w:rsidR="00EC175F">
          <w:rPr>
            <w:noProof/>
            <w:webHidden/>
          </w:rPr>
          <w:fldChar w:fldCharType="end"/>
        </w:r>
      </w:hyperlink>
    </w:p>
    <w:p w14:paraId="22CCBAE5" w14:textId="37224DB7" w:rsidR="00EC175F" w:rsidRDefault="00DB30AA">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302" w:history="1">
        <w:r w:rsidR="00EC175F" w:rsidRPr="00F555B4">
          <w:rPr>
            <w:rStyle w:val="af3"/>
            <w:noProof/>
          </w:rPr>
          <w:t>5</w:t>
        </w:r>
        <w:r w:rsidR="00EC175F">
          <w:rPr>
            <w:rFonts w:asciiTheme="minorHAnsi" w:eastAsiaTheme="minorEastAsia" w:hAnsiTheme="minorHAnsi" w:cstheme="minorBidi"/>
            <w:bCs w:val="0"/>
            <w:noProof/>
            <w:sz w:val="21"/>
            <w:szCs w:val="22"/>
          </w:rPr>
          <w:tab/>
        </w:r>
        <w:r w:rsidR="00EC175F" w:rsidRPr="00F555B4">
          <w:rPr>
            <w:rStyle w:val="af3"/>
            <w:noProof/>
          </w:rPr>
          <w:t>面向汽车关键零部件自动化生产线软件测试</w:t>
        </w:r>
        <w:r w:rsidR="00EC175F">
          <w:rPr>
            <w:noProof/>
            <w:webHidden/>
          </w:rPr>
          <w:tab/>
        </w:r>
        <w:r w:rsidR="00EC175F">
          <w:rPr>
            <w:noProof/>
            <w:webHidden/>
          </w:rPr>
          <w:fldChar w:fldCharType="begin"/>
        </w:r>
        <w:r w:rsidR="00EC175F">
          <w:rPr>
            <w:noProof/>
            <w:webHidden/>
          </w:rPr>
          <w:instrText xml:space="preserve"> PAGEREF _Toc481489302 \h </w:instrText>
        </w:r>
        <w:r w:rsidR="00EC175F">
          <w:rPr>
            <w:noProof/>
            <w:webHidden/>
          </w:rPr>
        </w:r>
        <w:r w:rsidR="00EC175F">
          <w:rPr>
            <w:noProof/>
            <w:webHidden/>
          </w:rPr>
          <w:fldChar w:fldCharType="separate"/>
        </w:r>
        <w:r w:rsidR="000E6E1E">
          <w:rPr>
            <w:noProof/>
            <w:webHidden/>
          </w:rPr>
          <w:t>46</w:t>
        </w:r>
        <w:r w:rsidR="00EC175F">
          <w:rPr>
            <w:noProof/>
            <w:webHidden/>
          </w:rPr>
          <w:fldChar w:fldCharType="end"/>
        </w:r>
      </w:hyperlink>
    </w:p>
    <w:p w14:paraId="232A965F" w14:textId="7EC14E2E"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3" w:history="1">
        <w:r w:rsidR="00EC175F" w:rsidRPr="00F555B4">
          <w:rPr>
            <w:rStyle w:val="af3"/>
            <w:noProof/>
          </w:rPr>
          <w:t>5.1</w:t>
        </w:r>
        <w:r w:rsidR="00EC175F">
          <w:rPr>
            <w:rFonts w:asciiTheme="minorHAnsi" w:eastAsiaTheme="minorEastAsia" w:hAnsiTheme="minorHAnsi" w:cstheme="minorBidi"/>
            <w:noProof/>
            <w:sz w:val="21"/>
            <w:szCs w:val="22"/>
          </w:rPr>
          <w:tab/>
        </w:r>
        <w:r w:rsidR="00EC175F" w:rsidRPr="00F555B4">
          <w:rPr>
            <w:rStyle w:val="af3"/>
            <w:noProof/>
          </w:rPr>
          <w:t>测试环境</w:t>
        </w:r>
        <w:r w:rsidR="00EC175F">
          <w:rPr>
            <w:noProof/>
            <w:webHidden/>
          </w:rPr>
          <w:tab/>
        </w:r>
        <w:r w:rsidR="00EC175F">
          <w:rPr>
            <w:noProof/>
            <w:webHidden/>
          </w:rPr>
          <w:fldChar w:fldCharType="begin"/>
        </w:r>
        <w:r w:rsidR="00EC175F">
          <w:rPr>
            <w:noProof/>
            <w:webHidden/>
          </w:rPr>
          <w:instrText xml:space="preserve"> PAGEREF _Toc481489303 \h </w:instrText>
        </w:r>
        <w:r w:rsidR="00EC175F">
          <w:rPr>
            <w:noProof/>
            <w:webHidden/>
          </w:rPr>
        </w:r>
        <w:r w:rsidR="00EC175F">
          <w:rPr>
            <w:noProof/>
            <w:webHidden/>
          </w:rPr>
          <w:fldChar w:fldCharType="separate"/>
        </w:r>
        <w:r w:rsidR="000E6E1E">
          <w:rPr>
            <w:noProof/>
            <w:webHidden/>
          </w:rPr>
          <w:t>46</w:t>
        </w:r>
        <w:r w:rsidR="00EC175F">
          <w:rPr>
            <w:noProof/>
            <w:webHidden/>
          </w:rPr>
          <w:fldChar w:fldCharType="end"/>
        </w:r>
      </w:hyperlink>
    </w:p>
    <w:p w14:paraId="33D77050" w14:textId="5178ED61"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4" w:history="1">
        <w:r w:rsidR="00EC175F" w:rsidRPr="00F555B4">
          <w:rPr>
            <w:rStyle w:val="af3"/>
            <w:noProof/>
          </w:rPr>
          <w:t>5.2</w:t>
        </w:r>
        <w:r w:rsidR="00EC175F">
          <w:rPr>
            <w:rFonts w:asciiTheme="minorHAnsi" w:eastAsiaTheme="minorEastAsia" w:hAnsiTheme="minorHAnsi" w:cstheme="minorBidi"/>
            <w:noProof/>
            <w:sz w:val="21"/>
            <w:szCs w:val="22"/>
          </w:rPr>
          <w:tab/>
        </w:r>
        <w:r w:rsidR="00EC175F" w:rsidRPr="00F555B4">
          <w:rPr>
            <w:rStyle w:val="af3"/>
            <w:noProof/>
          </w:rPr>
          <w:t>数据管理功能测试</w:t>
        </w:r>
        <w:r w:rsidR="00EC175F">
          <w:rPr>
            <w:noProof/>
            <w:webHidden/>
          </w:rPr>
          <w:tab/>
        </w:r>
        <w:r w:rsidR="00EC175F">
          <w:rPr>
            <w:noProof/>
            <w:webHidden/>
          </w:rPr>
          <w:fldChar w:fldCharType="begin"/>
        </w:r>
        <w:r w:rsidR="00EC175F">
          <w:rPr>
            <w:noProof/>
            <w:webHidden/>
          </w:rPr>
          <w:instrText xml:space="preserve"> PAGEREF _Toc481489304 \h </w:instrText>
        </w:r>
        <w:r w:rsidR="00EC175F">
          <w:rPr>
            <w:noProof/>
            <w:webHidden/>
          </w:rPr>
        </w:r>
        <w:r w:rsidR="00EC175F">
          <w:rPr>
            <w:noProof/>
            <w:webHidden/>
          </w:rPr>
          <w:fldChar w:fldCharType="separate"/>
        </w:r>
        <w:r w:rsidR="000E6E1E">
          <w:rPr>
            <w:noProof/>
            <w:webHidden/>
          </w:rPr>
          <w:t>46</w:t>
        </w:r>
        <w:r w:rsidR="00EC175F">
          <w:rPr>
            <w:noProof/>
            <w:webHidden/>
          </w:rPr>
          <w:fldChar w:fldCharType="end"/>
        </w:r>
      </w:hyperlink>
    </w:p>
    <w:p w14:paraId="6AFC7092" w14:textId="19885B72"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5" w:history="1">
        <w:r w:rsidR="00EC175F" w:rsidRPr="00F555B4">
          <w:rPr>
            <w:rStyle w:val="af3"/>
            <w:noProof/>
          </w:rPr>
          <w:t>5.3</w:t>
        </w:r>
        <w:r w:rsidR="00EC175F">
          <w:rPr>
            <w:rFonts w:asciiTheme="minorHAnsi" w:eastAsiaTheme="minorEastAsia" w:hAnsiTheme="minorHAnsi" w:cstheme="minorBidi"/>
            <w:noProof/>
            <w:sz w:val="21"/>
            <w:szCs w:val="22"/>
          </w:rPr>
          <w:tab/>
        </w:r>
        <w:r w:rsidR="00EC175F" w:rsidRPr="00F555B4">
          <w:rPr>
            <w:rStyle w:val="af3"/>
            <w:noProof/>
          </w:rPr>
          <w:t>机床状态监测功能测试</w:t>
        </w:r>
        <w:r w:rsidR="00EC175F">
          <w:rPr>
            <w:noProof/>
            <w:webHidden/>
          </w:rPr>
          <w:tab/>
        </w:r>
        <w:r w:rsidR="00EC175F">
          <w:rPr>
            <w:noProof/>
            <w:webHidden/>
          </w:rPr>
          <w:fldChar w:fldCharType="begin"/>
        </w:r>
        <w:r w:rsidR="00EC175F">
          <w:rPr>
            <w:noProof/>
            <w:webHidden/>
          </w:rPr>
          <w:instrText xml:space="preserve"> PAGEREF _Toc481489305 \h </w:instrText>
        </w:r>
        <w:r w:rsidR="00EC175F">
          <w:rPr>
            <w:noProof/>
            <w:webHidden/>
          </w:rPr>
        </w:r>
        <w:r w:rsidR="00EC175F">
          <w:rPr>
            <w:noProof/>
            <w:webHidden/>
          </w:rPr>
          <w:fldChar w:fldCharType="separate"/>
        </w:r>
        <w:r w:rsidR="000E6E1E">
          <w:rPr>
            <w:noProof/>
            <w:webHidden/>
          </w:rPr>
          <w:t>48</w:t>
        </w:r>
        <w:r w:rsidR="00EC175F">
          <w:rPr>
            <w:noProof/>
            <w:webHidden/>
          </w:rPr>
          <w:fldChar w:fldCharType="end"/>
        </w:r>
      </w:hyperlink>
    </w:p>
    <w:p w14:paraId="71778420" w14:textId="7DE36C81"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6" w:history="1">
        <w:r w:rsidR="00EC175F" w:rsidRPr="00F555B4">
          <w:rPr>
            <w:rStyle w:val="af3"/>
            <w:noProof/>
          </w:rPr>
          <w:t>5.4</w:t>
        </w:r>
        <w:r w:rsidR="00EC175F">
          <w:rPr>
            <w:rFonts w:asciiTheme="minorHAnsi" w:eastAsiaTheme="minorEastAsia" w:hAnsiTheme="minorHAnsi" w:cstheme="minorBidi"/>
            <w:noProof/>
            <w:sz w:val="21"/>
            <w:szCs w:val="22"/>
          </w:rPr>
          <w:tab/>
        </w:r>
        <w:r w:rsidR="00EC175F" w:rsidRPr="00F555B4">
          <w:rPr>
            <w:rStyle w:val="af3"/>
            <w:noProof/>
          </w:rPr>
          <w:t>用户管理功能测试</w:t>
        </w:r>
        <w:r w:rsidR="00EC175F">
          <w:rPr>
            <w:noProof/>
            <w:webHidden/>
          </w:rPr>
          <w:tab/>
        </w:r>
        <w:r w:rsidR="00EC175F">
          <w:rPr>
            <w:noProof/>
            <w:webHidden/>
          </w:rPr>
          <w:fldChar w:fldCharType="begin"/>
        </w:r>
        <w:r w:rsidR="00EC175F">
          <w:rPr>
            <w:noProof/>
            <w:webHidden/>
          </w:rPr>
          <w:instrText xml:space="preserve"> PAGEREF _Toc481489306 \h </w:instrText>
        </w:r>
        <w:r w:rsidR="00EC175F">
          <w:rPr>
            <w:noProof/>
            <w:webHidden/>
          </w:rPr>
        </w:r>
        <w:r w:rsidR="00EC175F">
          <w:rPr>
            <w:noProof/>
            <w:webHidden/>
          </w:rPr>
          <w:fldChar w:fldCharType="separate"/>
        </w:r>
        <w:r w:rsidR="000E6E1E">
          <w:rPr>
            <w:noProof/>
            <w:webHidden/>
          </w:rPr>
          <w:t>50</w:t>
        </w:r>
        <w:r w:rsidR="00EC175F">
          <w:rPr>
            <w:noProof/>
            <w:webHidden/>
          </w:rPr>
          <w:fldChar w:fldCharType="end"/>
        </w:r>
      </w:hyperlink>
    </w:p>
    <w:p w14:paraId="1114BFD5" w14:textId="13E63471"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7" w:history="1">
        <w:r w:rsidR="00EC175F" w:rsidRPr="00F555B4">
          <w:rPr>
            <w:rStyle w:val="af3"/>
            <w:noProof/>
          </w:rPr>
          <w:t>5.5</w:t>
        </w:r>
        <w:r w:rsidR="00EC175F">
          <w:rPr>
            <w:rFonts w:asciiTheme="minorHAnsi" w:eastAsiaTheme="minorEastAsia" w:hAnsiTheme="minorHAnsi" w:cstheme="minorBidi"/>
            <w:noProof/>
            <w:sz w:val="21"/>
            <w:szCs w:val="22"/>
          </w:rPr>
          <w:tab/>
        </w:r>
        <w:r w:rsidR="00EC175F" w:rsidRPr="00F555B4">
          <w:rPr>
            <w:rStyle w:val="af3"/>
            <w:noProof/>
          </w:rPr>
          <w:t>本章小结</w:t>
        </w:r>
        <w:r w:rsidR="00EC175F">
          <w:rPr>
            <w:noProof/>
            <w:webHidden/>
          </w:rPr>
          <w:tab/>
        </w:r>
        <w:r w:rsidR="00EC175F">
          <w:rPr>
            <w:noProof/>
            <w:webHidden/>
          </w:rPr>
          <w:fldChar w:fldCharType="begin"/>
        </w:r>
        <w:r w:rsidR="00EC175F">
          <w:rPr>
            <w:noProof/>
            <w:webHidden/>
          </w:rPr>
          <w:instrText xml:space="preserve"> PAGEREF _Toc481489307 \h </w:instrText>
        </w:r>
        <w:r w:rsidR="00EC175F">
          <w:rPr>
            <w:noProof/>
            <w:webHidden/>
          </w:rPr>
        </w:r>
        <w:r w:rsidR="00EC175F">
          <w:rPr>
            <w:noProof/>
            <w:webHidden/>
          </w:rPr>
          <w:fldChar w:fldCharType="separate"/>
        </w:r>
        <w:r w:rsidR="000E6E1E">
          <w:rPr>
            <w:noProof/>
            <w:webHidden/>
          </w:rPr>
          <w:t>50</w:t>
        </w:r>
        <w:r w:rsidR="00EC175F">
          <w:rPr>
            <w:noProof/>
            <w:webHidden/>
          </w:rPr>
          <w:fldChar w:fldCharType="end"/>
        </w:r>
      </w:hyperlink>
    </w:p>
    <w:p w14:paraId="640FF9C3" w14:textId="3C304DE9" w:rsidR="00EC175F" w:rsidRDefault="00DB30AA">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308" w:history="1">
        <w:r w:rsidR="00EC175F" w:rsidRPr="00F555B4">
          <w:rPr>
            <w:rStyle w:val="af3"/>
            <w:noProof/>
          </w:rPr>
          <w:t>6</w:t>
        </w:r>
        <w:r w:rsidR="00EC175F">
          <w:rPr>
            <w:rFonts w:asciiTheme="minorHAnsi" w:eastAsiaTheme="minorEastAsia" w:hAnsiTheme="minorHAnsi" w:cstheme="minorBidi"/>
            <w:bCs w:val="0"/>
            <w:noProof/>
            <w:sz w:val="21"/>
            <w:szCs w:val="22"/>
          </w:rPr>
          <w:tab/>
        </w:r>
        <w:r w:rsidR="00EC175F" w:rsidRPr="00F555B4">
          <w:rPr>
            <w:rStyle w:val="af3"/>
            <w:noProof/>
          </w:rPr>
          <w:t>总结与展望</w:t>
        </w:r>
        <w:r w:rsidR="00EC175F">
          <w:rPr>
            <w:noProof/>
            <w:webHidden/>
          </w:rPr>
          <w:tab/>
        </w:r>
        <w:r w:rsidR="00EC175F">
          <w:rPr>
            <w:noProof/>
            <w:webHidden/>
          </w:rPr>
          <w:fldChar w:fldCharType="begin"/>
        </w:r>
        <w:r w:rsidR="00EC175F">
          <w:rPr>
            <w:noProof/>
            <w:webHidden/>
          </w:rPr>
          <w:instrText xml:space="preserve"> PAGEREF _Toc481489308 \h </w:instrText>
        </w:r>
        <w:r w:rsidR="00EC175F">
          <w:rPr>
            <w:noProof/>
            <w:webHidden/>
          </w:rPr>
        </w:r>
        <w:r w:rsidR="00EC175F">
          <w:rPr>
            <w:noProof/>
            <w:webHidden/>
          </w:rPr>
          <w:fldChar w:fldCharType="separate"/>
        </w:r>
        <w:r w:rsidR="000E6E1E">
          <w:rPr>
            <w:noProof/>
            <w:webHidden/>
          </w:rPr>
          <w:t>51</w:t>
        </w:r>
        <w:r w:rsidR="00EC175F">
          <w:rPr>
            <w:noProof/>
            <w:webHidden/>
          </w:rPr>
          <w:fldChar w:fldCharType="end"/>
        </w:r>
      </w:hyperlink>
    </w:p>
    <w:p w14:paraId="53ED8E32" w14:textId="725F63C6"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09" w:history="1">
        <w:r w:rsidR="00EC175F" w:rsidRPr="00F555B4">
          <w:rPr>
            <w:rStyle w:val="af3"/>
            <w:noProof/>
          </w:rPr>
          <w:t>6.1</w:t>
        </w:r>
        <w:r w:rsidR="00EC175F">
          <w:rPr>
            <w:rFonts w:asciiTheme="minorHAnsi" w:eastAsiaTheme="minorEastAsia" w:hAnsiTheme="minorHAnsi" w:cstheme="minorBidi"/>
            <w:noProof/>
            <w:sz w:val="21"/>
            <w:szCs w:val="22"/>
          </w:rPr>
          <w:tab/>
        </w:r>
        <w:r w:rsidR="00EC175F" w:rsidRPr="00F555B4">
          <w:rPr>
            <w:rStyle w:val="af3"/>
            <w:noProof/>
          </w:rPr>
          <w:t>全文总结</w:t>
        </w:r>
        <w:r w:rsidR="00EC175F">
          <w:rPr>
            <w:noProof/>
            <w:webHidden/>
          </w:rPr>
          <w:tab/>
        </w:r>
        <w:r w:rsidR="00EC175F">
          <w:rPr>
            <w:noProof/>
            <w:webHidden/>
          </w:rPr>
          <w:fldChar w:fldCharType="begin"/>
        </w:r>
        <w:r w:rsidR="00EC175F">
          <w:rPr>
            <w:noProof/>
            <w:webHidden/>
          </w:rPr>
          <w:instrText xml:space="preserve"> PAGEREF _Toc481489309 \h </w:instrText>
        </w:r>
        <w:r w:rsidR="00EC175F">
          <w:rPr>
            <w:noProof/>
            <w:webHidden/>
          </w:rPr>
        </w:r>
        <w:r w:rsidR="00EC175F">
          <w:rPr>
            <w:noProof/>
            <w:webHidden/>
          </w:rPr>
          <w:fldChar w:fldCharType="separate"/>
        </w:r>
        <w:r w:rsidR="000E6E1E">
          <w:rPr>
            <w:noProof/>
            <w:webHidden/>
          </w:rPr>
          <w:t>51</w:t>
        </w:r>
        <w:r w:rsidR="00EC175F">
          <w:rPr>
            <w:noProof/>
            <w:webHidden/>
          </w:rPr>
          <w:fldChar w:fldCharType="end"/>
        </w:r>
      </w:hyperlink>
    </w:p>
    <w:p w14:paraId="5B7504A1" w14:textId="6144CD11" w:rsidR="00EC175F" w:rsidRDefault="00DB30AA">
      <w:pPr>
        <w:pStyle w:val="25"/>
        <w:tabs>
          <w:tab w:val="left" w:pos="840"/>
          <w:tab w:val="right" w:leader="middleDot" w:pos="8720"/>
        </w:tabs>
        <w:rPr>
          <w:rFonts w:asciiTheme="minorHAnsi" w:eastAsiaTheme="minorEastAsia" w:hAnsiTheme="minorHAnsi" w:cstheme="minorBidi"/>
          <w:noProof/>
          <w:sz w:val="21"/>
          <w:szCs w:val="22"/>
        </w:rPr>
      </w:pPr>
      <w:hyperlink w:anchor="_Toc481489310" w:history="1">
        <w:r w:rsidR="00EC175F" w:rsidRPr="00F555B4">
          <w:rPr>
            <w:rStyle w:val="af3"/>
            <w:noProof/>
          </w:rPr>
          <w:t>6.2</w:t>
        </w:r>
        <w:r w:rsidR="00EC175F">
          <w:rPr>
            <w:rFonts w:asciiTheme="minorHAnsi" w:eastAsiaTheme="minorEastAsia" w:hAnsiTheme="minorHAnsi" w:cstheme="minorBidi"/>
            <w:noProof/>
            <w:sz w:val="21"/>
            <w:szCs w:val="22"/>
          </w:rPr>
          <w:tab/>
        </w:r>
        <w:r w:rsidR="00EC175F" w:rsidRPr="00F555B4">
          <w:rPr>
            <w:rStyle w:val="af3"/>
            <w:noProof/>
          </w:rPr>
          <w:t>展望</w:t>
        </w:r>
        <w:r w:rsidR="00EC175F">
          <w:rPr>
            <w:noProof/>
            <w:webHidden/>
          </w:rPr>
          <w:tab/>
        </w:r>
        <w:r w:rsidR="00EC175F">
          <w:rPr>
            <w:noProof/>
            <w:webHidden/>
          </w:rPr>
          <w:fldChar w:fldCharType="begin"/>
        </w:r>
        <w:r w:rsidR="00EC175F">
          <w:rPr>
            <w:noProof/>
            <w:webHidden/>
          </w:rPr>
          <w:instrText xml:space="preserve"> PAGEREF _Toc481489310 \h </w:instrText>
        </w:r>
        <w:r w:rsidR="00EC175F">
          <w:rPr>
            <w:noProof/>
            <w:webHidden/>
          </w:rPr>
        </w:r>
        <w:r w:rsidR="00EC175F">
          <w:rPr>
            <w:noProof/>
            <w:webHidden/>
          </w:rPr>
          <w:fldChar w:fldCharType="separate"/>
        </w:r>
        <w:r w:rsidR="000E6E1E">
          <w:rPr>
            <w:noProof/>
            <w:webHidden/>
          </w:rPr>
          <w:t>51</w:t>
        </w:r>
        <w:r w:rsidR="00EC175F">
          <w:rPr>
            <w:noProof/>
            <w:webHidden/>
          </w:rPr>
          <w:fldChar w:fldCharType="end"/>
        </w:r>
      </w:hyperlink>
    </w:p>
    <w:p w14:paraId="333F86FB" w14:textId="5A23E037" w:rsidR="00EC175F" w:rsidRDefault="00DB30AA">
      <w:pPr>
        <w:pStyle w:val="12"/>
        <w:tabs>
          <w:tab w:val="right" w:leader="middleDot" w:pos="8720"/>
        </w:tabs>
        <w:rPr>
          <w:rFonts w:asciiTheme="minorHAnsi" w:eastAsiaTheme="minorEastAsia" w:hAnsiTheme="minorHAnsi" w:cstheme="minorBidi"/>
          <w:bCs w:val="0"/>
          <w:noProof/>
          <w:sz w:val="21"/>
          <w:szCs w:val="22"/>
        </w:rPr>
      </w:pPr>
      <w:hyperlink w:anchor="_Toc481489311" w:history="1">
        <w:r w:rsidR="00EC175F" w:rsidRPr="00F555B4">
          <w:rPr>
            <w:rStyle w:val="af3"/>
            <w:noProof/>
          </w:rPr>
          <w:t>致谢</w:t>
        </w:r>
        <w:r w:rsidR="00EC175F">
          <w:rPr>
            <w:noProof/>
            <w:webHidden/>
          </w:rPr>
          <w:tab/>
        </w:r>
        <w:r w:rsidR="00EC175F">
          <w:rPr>
            <w:noProof/>
            <w:webHidden/>
          </w:rPr>
          <w:fldChar w:fldCharType="begin"/>
        </w:r>
        <w:r w:rsidR="00EC175F">
          <w:rPr>
            <w:noProof/>
            <w:webHidden/>
          </w:rPr>
          <w:instrText xml:space="preserve"> PAGEREF _Toc481489311 \h </w:instrText>
        </w:r>
        <w:r w:rsidR="00EC175F">
          <w:rPr>
            <w:noProof/>
            <w:webHidden/>
          </w:rPr>
        </w:r>
        <w:r w:rsidR="00EC175F">
          <w:rPr>
            <w:noProof/>
            <w:webHidden/>
          </w:rPr>
          <w:fldChar w:fldCharType="separate"/>
        </w:r>
        <w:r w:rsidR="000E6E1E">
          <w:rPr>
            <w:noProof/>
            <w:webHidden/>
          </w:rPr>
          <w:t>55</w:t>
        </w:r>
        <w:r w:rsidR="00EC175F">
          <w:rPr>
            <w:noProof/>
            <w:webHidden/>
          </w:rPr>
          <w:fldChar w:fldCharType="end"/>
        </w:r>
      </w:hyperlink>
    </w:p>
    <w:p w14:paraId="272A13A4" w14:textId="74F2EEA8" w:rsidR="00EC175F" w:rsidRDefault="00DB30AA">
      <w:pPr>
        <w:pStyle w:val="12"/>
        <w:tabs>
          <w:tab w:val="right" w:leader="middleDot" w:pos="8720"/>
        </w:tabs>
        <w:rPr>
          <w:rFonts w:asciiTheme="minorHAnsi" w:eastAsiaTheme="minorEastAsia" w:hAnsiTheme="minorHAnsi" w:cstheme="minorBidi"/>
          <w:bCs w:val="0"/>
          <w:noProof/>
          <w:sz w:val="21"/>
          <w:szCs w:val="22"/>
        </w:rPr>
      </w:pPr>
      <w:hyperlink w:anchor="_Toc481489312" w:history="1">
        <w:r w:rsidR="00EC175F" w:rsidRPr="00F555B4">
          <w:rPr>
            <w:rStyle w:val="af3"/>
            <w:noProof/>
          </w:rPr>
          <w:t>参考文献</w:t>
        </w:r>
        <w:r w:rsidR="00EC175F">
          <w:rPr>
            <w:noProof/>
            <w:webHidden/>
          </w:rPr>
          <w:tab/>
        </w:r>
        <w:r w:rsidR="00EC175F">
          <w:rPr>
            <w:noProof/>
            <w:webHidden/>
          </w:rPr>
          <w:fldChar w:fldCharType="begin"/>
        </w:r>
        <w:r w:rsidR="00EC175F">
          <w:rPr>
            <w:noProof/>
            <w:webHidden/>
          </w:rPr>
          <w:instrText xml:space="preserve"> PAGEREF _Toc481489312 \h </w:instrText>
        </w:r>
        <w:r w:rsidR="00EC175F">
          <w:rPr>
            <w:noProof/>
            <w:webHidden/>
          </w:rPr>
        </w:r>
        <w:r w:rsidR="00EC175F">
          <w:rPr>
            <w:noProof/>
            <w:webHidden/>
          </w:rPr>
          <w:fldChar w:fldCharType="separate"/>
        </w:r>
        <w:r w:rsidR="000E6E1E">
          <w:rPr>
            <w:noProof/>
            <w:webHidden/>
          </w:rPr>
          <w:t>53</w:t>
        </w:r>
        <w:r w:rsidR="00EC175F">
          <w:rPr>
            <w:noProof/>
            <w:webHidden/>
          </w:rPr>
          <w:fldChar w:fldCharType="end"/>
        </w:r>
      </w:hyperlink>
    </w:p>
    <w:p w14:paraId="144046DC" w14:textId="615723A4" w:rsidR="00EC175F" w:rsidRDefault="00DB30AA">
      <w:pPr>
        <w:pStyle w:val="12"/>
        <w:tabs>
          <w:tab w:val="right" w:leader="middleDot" w:pos="8720"/>
        </w:tabs>
        <w:rPr>
          <w:rFonts w:asciiTheme="minorHAnsi" w:eastAsiaTheme="minorEastAsia" w:hAnsiTheme="minorHAnsi" w:cstheme="minorBidi"/>
          <w:bCs w:val="0"/>
          <w:noProof/>
          <w:sz w:val="21"/>
          <w:szCs w:val="22"/>
        </w:rPr>
      </w:pPr>
      <w:hyperlink w:anchor="_Toc481489313" w:history="1">
        <w:r w:rsidR="00EC175F" w:rsidRPr="00F555B4">
          <w:rPr>
            <w:rStyle w:val="af3"/>
            <w:noProof/>
          </w:rPr>
          <w:t>附录</w:t>
        </w:r>
        <w:r w:rsidR="00EC175F">
          <w:rPr>
            <w:noProof/>
            <w:webHidden/>
          </w:rPr>
          <w:tab/>
        </w:r>
        <w:r w:rsidR="00EC175F">
          <w:rPr>
            <w:noProof/>
            <w:webHidden/>
          </w:rPr>
          <w:fldChar w:fldCharType="begin"/>
        </w:r>
        <w:r w:rsidR="00EC175F">
          <w:rPr>
            <w:noProof/>
            <w:webHidden/>
          </w:rPr>
          <w:instrText xml:space="preserve"> PAGEREF _Toc481489313 \h </w:instrText>
        </w:r>
        <w:r w:rsidR="00EC175F">
          <w:rPr>
            <w:noProof/>
            <w:webHidden/>
          </w:rPr>
        </w:r>
        <w:r w:rsidR="00EC175F">
          <w:rPr>
            <w:noProof/>
            <w:webHidden/>
          </w:rPr>
          <w:fldChar w:fldCharType="separate"/>
        </w:r>
        <w:r w:rsidR="000E6E1E">
          <w:rPr>
            <w:noProof/>
            <w:webHidden/>
          </w:rPr>
          <w:t>56</w:t>
        </w:r>
        <w:r w:rsidR="00EC175F">
          <w:rPr>
            <w:noProof/>
            <w:webHidden/>
          </w:rPr>
          <w:fldChar w:fldCharType="end"/>
        </w:r>
      </w:hyperlink>
    </w:p>
    <w:p w14:paraId="00EB15F5" w14:textId="6A355437" w:rsidR="00EC175F" w:rsidRDefault="00DB30AA">
      <w:pPr>
        <w:pStyle w:val="25"/>
        <w:tabs>
          <w:tab w:val="right" w:leader="middleDot" w:pos="8720"/>
        </w:tabs>
        <w:rPr>
          <w:rFonts w:asciiTheme="minorHAnsi" w:eastAsiaTheme="minorEastAsia" w:hAnsiTheme="minorHAnsi" w:cstheme="minorBidi"/>
          <w:noProof/>
          <w:sz w:val="21"/>
          <w:szCs w:val="22"/>
        </w:rPr>
      </w:pPr>
      <w:hyperlink w:anchor="_Toc481489314" w:history="1">
        <w:r w:rsidR="00EC175F" w:rsidRPr="00F555B4">
          <w:rPr>
            <w:rStyle w:val="af3"/>
            <w:noProof/>
          </w:rPr>
          <w:t>附录一</w:t>
        </w:r>
        <w:r w:rsidR="00EC175F">
          <w:rPr>
            <w:noProof/>
            <w:webHidden/>
          </w:rPr>
          <w:tab/>
        </w:r>
        <w:r w:rsidR="00EC175F">
          <w:rPr>
            <w:noProof/>
            <w:webHidden/>
          </w:rPr>
          <w:fldChar w:fldCharType="begin"/>
        </w:r>
        <w:r w:rsidR="00EC175F">
          <w:rPr>
            <w:noProof/>
            <w:webHidden/>
          </w:rPr>
          <w:instrText xml:space="preserve"> PAGEREF _Toc481489314 \h </w:instrText>
        </w:r>
        <w:r w:rsidR="00EC175F">
          <w:rPr>
            <w:noProof/>
            <w:webHidden/>
          </w:rPr>
        </w:r>
        <w:r w:rsidR="00EC175F">
          <w:rPr>
            <w:noProof/>
            <w:webHidden/>
          </w:rPr>
          <w:fldChar w:fldCharType="separate"/>
        </w:r>
        <w:r w:rsidR="000E6E1E">
          <w:rPr>
            <w:noProof/>
            <w:webHidden/>
          </w:rPr>
          <w:t>56</w:t>
        </w:r>
        <w:r w:rsidR="00EC175F">
          <w:rPr>
            <w:noProof/>
            <w:webHidden/>
          </w:rPr>
          <w:fldChar w:fldCharType="end"/>
        </w:r>
      </w:hyperlink>
    </w:p>
    <w:p w14:paraId="55B5F5AD" w14:textId="053ED524" w:rsidR="00EC175F" w:rsidRDefault="00DB30AA">
      <w:pPr>
        <w:pStyle w:val="25"/>
        <w:tabs>
          <w:tab w:val="right" w:leader="middleDot" w:pos="8720"/>
        </w:tabs>
        <w:rPr>
          <w:rFonts w:asciiTheme="minorHAnsi" w:eastAsiaTheme="minorEastAsia" w:hAnsiTheme="minorHAnsi" w:cstheme="minorBidi"/>
          <w:noProof/>
          <w:sz w:val="21"/>
          <w:szCs w:val="22"/>
        </w:rPr>
      </w:pPr>
      <w:hyperlink w:anchor="_Toc481489315" w:history="1">
        <w:r w:rsidR="00EC175F" w:rsidRPr="00F555B4">
          <w:rPr>
            <w:rStyle w:val="af3"/>
            <w:noProof/>
          </w:rPr>
          <w:t>附录二</w:t>
        </w:r>
        <w:r w:rsidR="00EC175F">
          <w:rPr>
            <w:noProof/>
            <w:webHidden/>
          </w:rPr>
          <w:tab/>
        </w:r>
        <w:r w:rsidR="00EC175F">
          <w:rPr>
            <w:noProof/>
            <w:webHidden/>
          </w:rPr>
          <w:fldChar w:fldCharType="begin"/>
        </w:r>
        <w:r w:rsidR="00EC175F">
          <w:rPr>
            <w:noProof/>
            <w:webHidden/>
          </w:rPr>
          <w:instrText xml:space="preserve"> PAGEREF _Toc481489315 \h </w:instrText>
        </w:r>
        <w:r w:rsidR="00EC175F">
          <w:rPr>
            <w:noProof/>
            <w:webHidden/>
          </w:rPr>
        </w:r>
        <w:r w:rsidR="00EC175F">
          <w:rPr>
            <w:noProof/>
            <w:webHidden/>
          </w:rPr>
          <w:fldChar w:fldCharType="separate"/>
        </w:r>
        <w:r w:rsidR="000E6E1E">
          <w:rPr>
            <w:noProof/>
            <w:webHidden/>
          </w:rPr>
          <w:t>57</w:t>
        </w:r>
        <w:r w:rsidR="00EC175F">
          <w:rPr>
            <w:noProof/>
            <w:webHidden/>
          </w:rPr>
          <w:fldChar w:fldCharType="end"/>
        </w:r>
      </w:hyperlink>
    </w:p>
    <w:p w14:paraId="409EC4FE" w14:textId="0E311EDF" w:rsidR="00EC175F" w:rsidRDefault="00DB30AA">
      <w:pPr>
        <w:pStyle w:val="25"/>
        <w:tabs>
          <w:tab w:val="right" w:leader="middleDot" w:pos="8720"/>
        </w:tabs>
        <w:rPr>
          <w:rFonts w:asciiTheme="minorHAnsi" w:eastAsiaTheme="minorEastAsia" w:hAnsiTheme="minorHAnsi" w:cstheme="minorBidi"/>
          <w:noProof/>
          <w:sz w:val="21"/>
          <w:szCs w:val="22"/>
        </w:rPr>
      </w:pPr>
      <w:hyperlink w:anchor="_Toc481489316" w:history="1">
        <w:r w:rsidR="00EC175F" w:rsidRPr="00F555B4">
          <w:rPr>
            <w:rStyle w:val="af3"/>
            <w:noProof/>
          </w:rPr>
          <w:t>附录三</w:t>
        </w:r>
        <w:r w:rsidR="00EC175F">
          <w:rPr>
            <w:noProof/>
            <w:webHidden/>
          </w:rPr>
          <w:tab/>
        </w:r>
        <w:r w:rsidR="00EC175F">
          <w:rPr>
            <w:noProof/>
            <w:webHidden/>
          </w:rPr>
          <w:fldChar w:fldCharType="begin"/>
        </w:r>
        <w:r w:rsidR="00EC175F">
          <w:rPr>
            <w:noProof/>
            <w:webHidden/>
          </w:rPr>
          <w:instrText xml:space="preserve"> PAGEREF _Toc481489316 \h </w:instrText>
        </w:r>
        <w:r w:rsidR="00EC175F">
          <w:rPr>
            <w:noProof/>
            <w:webHidden/>
          </w:rPr>
        </w:r>
        <w:r w:rsidR="00EC175F">
          <w:rPr>
            <w:noProof/>
            <w:webHidden/>
          </w:rPr>
          <w:fldChar w:fldCharType="separate"/>
        </w:r>
        <w:r w:rsidR="000E6E1E">
          <w:rPr>
            <w:noProof/>
            <w:webHidden/>
          </w:rPr>
          <w:t>58</w:t>
        </w:r>
        <w:r w:rsidR="00EC175F">
          <w:rPr>
            <w:noProof/>
            <w:webHidden/>
          </w:rPr>
          <w:fldChar w:fldCharType="end"/>
        </w:r>
      </w:hyperlink>
    </w:p>
    <w:p w14:paraId="75B50C7F" w14:textId="0142A363"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DB30AA">
      <w:pPr>
        <w:pStyle w:val="10"/>
        <w:numPr>
          <w:ilvl w:val="0"/>
          <w:numId w:val="0"/>
        </w:numPr>
        <w:ind w:left="432"/>
      </w:pPr>
      <w:bookmarkStart w:id="25" w:name="_Toc479150222"/>
      <w:bookmarkStart w:id="26" w:name="_Toc481489280"/>
      <w:bookmarkStart w:id="27" w:name="_Toc11722"/>
      <w:bookmarkStart w:id="28" w:name="_Toc417565336"/>
      <w:bookmarkStart w:id="29" w:name="_Toc417565632"/>
      <w:bookmarkStart w:id="30" w:name="_Toc417565685"/>
      <w:bookmarkStart w:id="31" w:name="_Toc417409125"/>
      <w:bookmarkStart w:id="32" w:name="_Toc417551517"/>
      <w:r w:rsidRPr="00B649CE">
        <w:lastRenderedPageBreak/>
        <w:t>绪论</w:t>
      </w:r>
      <w:bookmarkStart w:id="33" w:name="_GoBack"/>
      <w:bookmarkEnd w:id="25"/>
      <w:bookmarkEnd w:id="26"/>
      <w:bookmarkEnd w:id="33"/>
    </w:p>
    <w:p w14:paraId="40006E94" w14:textId="77777777" w:rsidR="00D36A99" w:rsidRDefault="000F3BA8" w:rsidP="00D36A99">
      <w:pPr>
        <w:pStyle w:val="2"/>
      </w:pPr>
      <w:bookmarkStart w:id="34" w:name="_Toc479150229"/>
      <w:bookmarkStart w:id="35" w:name="_Toc481489281"/>
      <w:r>
        <w:rPr>
          <w:rFonts w:hint="eastAsia"/>
        </w:rPr>
        <w:t>课题来源、</w:t>
      </w:r>
      <w:r w:rsidR="00B65558">
        <w:rPr>
          <w:rFonts w:hint="eastAsia"/>
        </w:rPr>
        <w:t>研究目的与</w:t>
      </w:r>
      <w:r>
        <w:rPr>
          <w:rFonts w:hint="eastAsia"/>
        </w:rPr>
        <w:t>意义</w:t>
      </w:r>
      <w:bookmarkEnd w:id="34"/>
      <w:bookmarkEnd w:id="35"/>
    </w:p>
    <w:p w14:paraId="6B9EEB65" w14:textId="5FBBB399" w:rsidR="00B65558" w:rsidRDefault="00AC256F" w:rsidP="007915E3">
      <w:pPr>
        <w:pStyle w:val="3"/>
      </w:pPr>
      <w:ins w:id="36" w:author="ZENGJING" w:date="2017-05-02T20:49:00Z">
        <w:r>
          <w:rPr>
            <w:rFonts w:hint="eastAsia"/>
          </w:rPr>
          <w:t>研究现状及</w:t>
        </w:r>
      </w:ins>
      <w:r w:rsidR="00B65558" w:rsidRPr="007915E3">
        <w:rPr>
          <w:rFonts w:hint="eastAsia"/>
        </w:rPr>
        <w:t>课题来源</w:t>
      </w:r>
      <w:ins w:id="37" w:author="ZENGJING" w:date="2017-05-02T20:49:00Z">
        <w:r>
          <w:rPr>
            <w:rFonts w:hint="eastAsia"/>
          </w:rPr>
          <w:t>（篇幅太小，可以加上选题背景</w:t>
        </w:r>
      </w:ins>
      <w:ins w:id="38" w:author="ZENGJING" w:date="2017-05-02T20:55:00Z">
        <w:r w:rsidR="0066643C">
          <w:rPr>
            <w:rFonts w:hint="eastAsia"/>
          </w:rPr>
          <w:t>、</w:t>
        </w:r>
      </w:ins>
      <w:ins w:id="39" w:author="ZENGJING" w:date="2017-05-02T20:49:00Z">
        <w:r>
          <w:rPr>
            <w:rFonts w:hint="eastAsia"/>
          </w:rPr>
          <w:t>现实情况）</w:t>
        </w:r>
      </w:ins>
    </w:p>
    <w:p w14:paraId="38C23D9F" w14:textId="76B41FAE" w:rsidR="0014637F" w:rsidRPr="00722788" w:rsidRDefault="0014637F" w:rsidP="0014637F">
      <w:pPr>
        <w:spacing w:line="300" w:lineRule="auto"/>
        <w:ind w:firstLineChars="200" w:firstLine="480"/>
        <w:rPr>
          <w:rFonts w:ascii="宋体" w:hAnsi="宋体" w:hint="eastAsia"/>
          <w:sz w:val="24"/>
        </w:rPr>
      </w:pPr>
      <w:r w:rsidRPr="00722788">
        <w:rPr>
          <w:rFonts w:ascii="宋体" w:hAnsi="宋体" w:hint="eastAsia"/>
          <w:sz w:val="24"/>
        </w:rPr>
        <w:t>本课题</w:t>
      </w:r>
      <w:r w:rsidR="00B92C34">
        <w:rPr>
          <w:rFonts w:hint="eastAsia"/>
        </w:rPr>
        <w:t>来自</w:t>
      </w:r>
      <w:r w:rsidRPr="00722788">
        <w:rPr>
          <w:rFonts w:ascii="宋体" w:hAnsi="宋体" w:hint="eastAsia"/>
          <w:sz w:val="24"/>
        </w:rPr>
        <w:t>2016年</w:t>
      </w:r>
      <w:r w:rsidRPr="00722788">
        <w:rPr>
          <w:rFonts w:ascii="宋体" w:hAnsi="宋体"/>
          <w:sz w:val="24"/>
        </w:rPr>
        <w:t>“高档数控机床与基础制造装备”科技重大专项</w:t>
      </w:r>
      <w:r w:rsidRPr="00722788">
        <w:rPr>
          <w:rFonts w:ascii="宋体" w:hAnsi="宋体" w:hint="eastAsia"/>
          <w:sz w:val="24"/>
        </w:rPr>
        <w:t>中的课题10“面向汽车关键零部件加工的自动化生产线控制系统及工业机器人示范应用”。</w:t>
      </w:r>
      <w:r w:rsidRPr="00722788">
        <w:rPr>
          <w:rFonts w:ascii="宋体" w:hAnsi="宋体"/>
          <w:sz w:val="24"/>
        </w:rPr>
        <w:t>“高档数控机床与基础制造装备”科技重大专项总体目标中提出了</w:t>
      </w:r>
      <w:r w:rsidRPr="00722788">
        <w:rPr>
          <w:rFonts w:ascii="宋体" w:hAnsi="宋体" w:hint="eastAsia"/>
          <w:sz w:val="24"/>
        </w:rPr>
        <w:t>“</w:t>
      </w:r>
      <w:r w:rsidRPr="00722788">
        <w:rPr>
          <w:rFonts w:ascii="宋体" w:hAnsi="宋体"/>
          <w:sz w:val="24"/>
        </w:rPr>
        <w:t>航空航天、发电、造船和汽车制造设备所需要的高档数控机床与基础制造装备80%立足国内</w:t>
      </w:r>
      <w:r w:rsidRPr="00722788">
        <w:rPr>
          <w:rFonts w:ascii="宋体" w:hAnsi="宋体" w:hint="eastAsia"/>
          <w:sz w:val="24"/>
        </w:rPr>
        <w:t>”</w:t>
      </w:r>
      <w:r w:rsidRPr="00722788">
        <w:rPr>
          <w:rFonts w:ascii="宋体" w:hAnsi="宋体"/>
          <w:sz w:val="24"/>
        </w:rPr>
        <w:t>的量化考核指标</w:t>
      </w:r>
      <w:r w:rsidRPr="00722788">
        <w:rPr>
          <w:rFonts w:ascii="宋体" w:hAnsi="宋体" w:hint="eastAsia"/>
          <w:sz w:val="24"/>
        </w:rPr>
        <w:t>。</w:t>
      </w:r>
      <w:r w:rsidRPr="00722788">
        <w:rPr>
          <w:rFonts w:ascii="宋体" w:hAnsi="宋体"/>
          <w:sz w:val="24"/>
        </w:rPr>
        <w:t>按照实施</w:t>
      </w:r>
      <w:r w:rsidRPr="00722788">
        <w:rPr>
          <w:rFonts w:ascii="宋体" w:hAnsi="宋体" w:hint="eastAsia"/>
          <w:sz w:val="24"/>
        </w:rPr>
        <w:t>专项</w:t>
      </w:r>
      <w:r w:rsidRPr="00722788">
        <w:rPr>
          <w:rFonts w:ascii="宋体" w:hAnsi="宋体"/>
          <w:sz w:val="24"/>
        </w:rPr>
        <w:t>方案所确立的总体目标和重点任务，</w:t>
      </w:r>
      <w:r w:rsidRPr="00722788">
        <w:rPr>
          <w:rFonts w:ascii="宋体" w:hAnsi="宋体" w:hint="eastAsia"/>
          <w:sz w:val="24"/>
        </w:rPr>
        <w:t>要</w:t>
      </w:r>
      <w:r w:rsidRPr="00722788">
        <w:rPr>
          <w:rFonts w:ascii="宋体" w:hAnsi="宋体"/>
          <w:sz w:val="24"/>
        </w:rPr>
        <w:t>紧密围绕航空航天、船舶、发电设备、汽车等四大领域发展趋势，结合产业技术发展方向，强调研究开发必须符合用户要求，以发展主机和成套装备为牵引安排各项重点任务。</w:t>
      </w:r>
      <w:r w:rsidRPr="00722788">
        <w:rPr>
          <w:rFonts w:ascii="宋体" w:hAnsi="宋体" w:hint="eastAsia"/>
          <w:sz w:val="24"/>
        </w:rPr>
        <w:t>特别是专项应从重点解决产品“有无”问题向解决“形成自主创新能力、产品市场竞争力”转变，支持和引导重点行业高档数控机床与基础制造装备研发成果的产业应用，加大用户需求有代表性、</w:t>
      </w:r>
      <w:r w:rsidRPr="00722788">
        <w:rPr>
          <w:rFonts w:ascii="宋体" w:hAnsi="宋体"/>
          <w:sz w:val="24"/>
        </w:rPr>
        <w:t>能</w:t>
      </w:r>
      <w:r w:rsidRPr="00722788">
        <w:rPr>
          <w:rFonts w:ascii="宋体" w:hAnsi="宋体" w:hint="eastAsia"/>
          <w:sz w:val="24"/>
        </w:rPr>
        <w:t>集中验证</w:t>
      </w:r>
      <w:r w:rsidRPr="00722788">
        <w:rPr>
          <w:rFonts w:ascii="宋体" w:hAnsi="宋体"/>
          <w:sz w:val="24"/>
        </w:rPr>
        <w:t>专项成果的</w:t>
      </w:r>
      <w:r w:rsidRPr="00722788">
        <w:rPr>
          <w:rFonts w:ascii="宋体" w:hAnsi="宋体" w:hint="eastAsia"/>
          <w:sz w:val="24"/>
        </w:rPr>
        <w:t>示范基地投入力度。</w:t>
      </w:r>
    </w:p>
    <w:p w14:paraId="0EC2C200" w14:textId="77777777" w:rsidR="0014637F" w:rsidRPr="00722788" w:rsidRDefault="0014637F" w:rsidP="0014637F">
      <w:pPr>
        <w:spacing w:line="300" w:lineRule="auto"/>
        <w:ind w:firstLineChars="200" w:firstLine="480"/>
        <w:rPr>
          <w:rFonts w:ascii="宋体" w:hAnsi="宋体"/>
          <w:sz w:val="24"/>
        </w:rPr>
      </w:pPr>
      <w:r w:rsidRPr="00722788">
        <w:rPr>
          <w:rFonts w:ascii="宋体" w:hAnsi="宋体" w:hint="eastAsia"/>
          <w:sz w:val="24"/>
        </w:rPr>
        <w:t>本项目的实施是在汽车关键零部件重点企业-</w:t>
      </w:r>
      <w:r>
        <w:rPr>
          <w:rFonts w:ascii="宋体" w:hAnsi="宋体" w:hint="eastAsia"/>
          <w:sz w:val="24"/>
        </w:rPr>
        <w:t>东风楚凯（武汉）汽车零部件有限公司高压油泵</w:t>
      </w:r>
      <w:r w:rsidRPr="00722788">
        <w:rPr>
          <w:rFonts w:ascii="宋体" w:hAnsi="宋体" w:hint="eastAsia"/>
          <w:sz w:val="24"/>
        </w:rPr>
        <w:t>驱动单元、轮毂及轮毂单元加工生产线中全部采用04专项成果（国产数控机床、机器人、数控系统以及功能部件）组线，特别是100%应用04专项重点研究任务支持的国产机床和</w:t>
      </w:r>
      <w:r>
        <w:rPr>
          <w:rFonts w:ascii="宋体" w:hAnsi="宋体" w:hint="eastAsia"/>
          <w:sz w:val="24"/>
        </w:rPr>
        <w:t>数控系统，对所采用的</w:t>
      </w:r>
      <w:r w:rsidRPr="00722788">
        <w:rPr>
          <w:rFonts w:ascii="宋体" w:hAnsi="宋体" w:hint="eastAsia"/>
          <w:sz w:val="24"/>
        </w:rPr>
        <w:t>数控机床、机器人、数控系统以及功能部件的功能、性能等进行全面验证和提升，提高国产装备整体工艺解决方案的能力。这将有力推动04专项成果在汽车关键零部件制造企业的示范应用，加快国产数控机床和数控系统满足汽车关键零部件制造企业的需求，为我国汽车关键零部件技术创新、进口替代及04专项目标和任务实现做出贡献。</w:t>
      </w:r>
    </w:p>
    <w:p w14:paraId="30793D45" w14:textId="77777777" w:rsidR="0014637F" w:rsidRPr="0014637F" w:rsidRDefault="0014637F" w:rsidP="0014637F">
      <w:pPr>
        <w:rPr>
          <w:rFonts w:hint="eastAsia"/>
        </w:rPr>
      </w:pPr>
    </w:p>
    <w:p w14:paraId="47B39737" w14:textId="6B1130F1" w:rsidR="00C24A23" w:rsidRPr="00412F25" w:rsidRDefault="001B77EB" w:rsidP="001B77EB">
      <w:pPr>
        <w:pStyle w:val="aff1"/>
      </w:pPr>
      <w:r>
        <w:rPr>
          <w:rFonts w:hint="eastAsia"/>
        </w:rPr>
        <w:t>本研究课题来自</w:t>
      </w:r>
      <w:r w:rsidR="00BE53F3" w:rsidRPr="00412F25">
        <w:rPr>
          <w:rFonts w:hint="eastAsia"/>
        </w:rPr>
        <w:t>国家科技重大专项</w:t>
      </w:r>
      <w:r w:rsidR="002511D2" w:rsidRPr="00412F25">
        <w:rPr>
          <w:rFonts w:hint="eastAsia"/>
        </w:rPr>
        <w:t>：</w:t>
      </w:r>
      <w:r w:rsidR="00BE53F3" w:rsidRPr="00412F25">
        <w:rPr>
          <w:rFonts w:hint="eastAsia"/>
        </w:rPr>
        <w:t>面向汽车关键零部件加工的自动化生产线控制系统及工业机器人示范应用（项目编号：</w:t>
      </w:r>
      <w:r w:rsidR="00BE53F3" w:rsidRPr="00412F25">
        <w:rPr>
          <w:rFonts w:hint="eastAsia"/>
        </w:rPr>
        <w:t>2016ZX04003-003</w:t>
      </w:r>
      <w:r w:rsidR="00BE53F3" w:rsidRPr="00412F25">
        <w:rPr>
          <w:rFonts w:hint="eastAsia"/>
        </w:rPr>
        <w:t>）</w:t>
      </w:r>
      <w:r w:rsidR="00680BD1">
        <w:rPr>
          <w:rFonts w:hint="eastAsia"/>
        </w:rPr>
        <w:t>。专项</w:t>
      </w:r>
    </w:p>
    <w:p w14:paraId="4FBD063A" w14:textId="77777777" w:rsidR="00080604" w:rsidRPr="007915E3" w:rsidRDefault="00080604" w:rsidP="007915E3">
      <w:pPr>
        <w:pStyle w:val="3"/>
      </w:pPr>
      <w:r w:rsidRPr="007915E3">
        <w:rPr>
          <w:rFonts w:hint="eastAsia"/>
        </w:rPr>
        <w:t>研究目的与意义</w:t>
      </w:r>
    </w:p>
    <w:p w14:paraId="21A4B278" w14:textId="72D5A1A6" w:rsidR="008336AD" w:rsidRPr="00722788" w:rsidRDefault="008336AD" w:rsidP="00412F25">
      <w:pPr>
        <w:pStyle w:val="aff1"/>
      </w:pPr>
      <w:commentRangeStart w:id="40"/>
      <w:r w:rsidRPr="00722788">
        <w:rPr>
          <w:rFonts w:hint="eastAsia"/>
        </w:rPr>
        <w:t>中国汽车产业持续快速增长，连续</w:t>
      </w:r>
      <w:r w:rsidRPr="00722788">
        <w:rPr>
          <w:rFonts w:hint="eastAsia"/>
        </w:rPr>
        <w:t>6</w:t>
      </w:r>
      <w:r w:rsidRPr="00722788">
        <w:rPr>
          <w:rFonts w:hint="eastAsia"/>
        </w:rPr>
        <w:t>年产销量居世界第一</w:t>
      </w:r>
      <w:r w:rsidR="004E336A">
        <w:fldChar w:fldCharType="begin"/>
      </w:r>
      <w:r w:rsidR="004E336A">
        <w:instrText xml:space="preserve"> ADDIN NE.Ref.{49F2154C-2537-4BDE-8229-79A2C0ADB090}</w:instrText>
      </w:r>
      <w:r w:rsidR="004E336A">
        <w:fldChar w:fldCharType="separate"/>
      </w:r>
      <w:r w:rsidR="000D4024">
        <w:rPr>
          <w:color w:val="080000"/>
          <w:kern w:val="0"/>
          <w:vertAlign w:val="superscript"/>
        </w:rPr>
        <w:t>[1]</w:t>
      </w:r>
      <w:r w:rsidR="004E336A">
        <w:fldChar w:fldCharType="end"/>
      </w:r>
      <w:r w:rsidRPr="00722788">
        <w:rPr>
          <w:rFonts w:hint="eastAsia"/>
        </w:rPr>
        <w:t>，中国汽车工业已成为世界汽车工业的重要组成部分。但在国内</w:t>
      </w:r>
      <w:r w:rsidR="00720A1E">
        <w:rPr>
          <w:rFonts w:hint="eastAsia"/>
        </w:rPr>
        <w:t>以汽车轮毂单元为代表的</w:t>
      </w:r>
      <w:r w:rsidRPr="00722788">
        <w:rPr>
          <w:rFonts w:hint="eastAsia"/>
        </w:rPr>
        <w:t>关键零部件制造行业，制造的关键设备被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w:t>
      </w:r>
      <w:r w:rsidRPr="00722788">
        <w:rPr>
          <w:rFonts w:hint="eastAsia"/>
        </w:rPr>
        <w:lastRenderedPageBreak/>
        <w:t>国产数控机床、机器人和检测设备几乎没有进线的机会</w:t>
      </w:r>
      <w:r w:rsidR="00F22A79">
        <w:fldChar w:fldCharType="begin"/>
      </w:r>
      <w:r w:rsidR="00F22A79">
        <w:instrText xml:space="preserve"> ADDIN NE.Ref.{4D727ED1-5C4E-4593-B6D9-ED5DA27C91E2}</w:instrText>
      </w:r>
      <w:r w:rsidR="00F22A79">
        <w:fldChar w:fldCharType="separate"/>
      </w:r>
      <w:r w:rsidR="000D4024">
        <w:rPr>
          <w:color w:val="080000"/>
          <w:kern w:val="0"/>
          <w:vertAlign w:val="superscript"/>
        </w:rPr>
        <w:t>[2]</w:t>
      </w:r>
      <w:r w:rsidR="00F22A79">
        <w:fldChar w:fldCharType="end"/>
      </w:r>
      <w:r w:rsidRPr="00722788">
        <w:rPr>
          <w:rFonts w:hint="eastAsia"/>
        </w:rPr>
        <w:t>，因此，国内汽车关键零部件成本居高不下。</w:t>
      </w:r>
      <w:commentRangeEnd w:id="40"/>
      <w:r w:rsidR="00AC256F">
        <w:rPr>
          <w:rStyle w:val="af8"/>
        </w:rPr>
        <w:commentReference w:id="40"/>
      </w:r>
    </w:p>
    <w:p w14:paraId="465F5F70" w14:textId="6FE3885B"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w:t>
      </w:r>
      <w:r w:rsidR="00011E34">
        <w:fldChar w:fldCharType="begin"/>
      </w:r>
      <w:r w:rsidR="00011E34">
        <w:instrText xml:space="preserve"> ADDIN NE.Ref.{76F0AB43-4A89-4928-A656-4DC5E3AC40C6}</w:instrText>
      </w:r>
      <w:r w:rsidR="00011E34">
        <w:fldChar w:fldCharType="separate"/>
      </w:r>
      <w:r w:rsidR="000D4024">
        <w:rPr>
          <w:color w:val="080000"/>
          <w:kern w:val="0"/>
          <w:vertAlign w:val="superscript"/>
        </w:rPr>
        <w:t>[3]</w:t>
      </w:r>
      <w:r w:rsidR="00011E34">
        <w:fldChar w:fldCharType="end"/>
      </w:r>
      <w:r w:rsidRPr="00412F25">
        <w:rPr>
          <w:rFonts w:hint="eastAsia"/>
        </w:rPr>
        <w:t>，这一方面是由于国内机床制造技术水平、机床可靠性本身与国外产品存在较大差距的原因；另一方面也是由于国内机床制造企业在工艺技术成套性方面不足所造成</w:t>
      </w:r>
      <w:r w:rsidR="00CB77E2">
        <w:fldChar w:fldCharType="begin"/>
      </w:r>
      <w:r w:rsidR="00CB77E2">
        <w:instrText xml:space="preserve"> ADDIN NE.Ref.{1175BCD6-C79B-4CB9-AE99-05956E857445}</w:instrText>
      </w:r>
      <w:r w:rsidR="00CB77E2">
        <w:fldChar w:fldCharType="separate"/>
      </w:r>
      <w:r w:rsidR="000D4024">
        <w:rPr>
          <w:color w:val="080000"/>
          <w:kern w:val="0"/>
          <w:vertAlign w:val="superscript"/>
        </w:rPr>
        <w:t>[4]</w:t>
      </w:r>
      <w:r w:rsidR="00CB77E2">
        <w:fldChar w:fldCharType="end"/>
      </w:r>
      <w:r w:rsidRPr="00412F25">
        <w:rPr>
          <w:rFonts w:hint="eastAsia"/>
        </w:rPr>
        <w:t>。迫于汽车主机厂高要求和进口高精度、关键设备制约的双重压力，急需要打破此种“双簧”格局，给国产机床、机器人和数控系统创造上场机会，打破“水平不够—没有机会上场—缺少进步提高的机会—更加没有机会上场</w:t>
      </w:r>
      <w:r w:rsidR="00CA4896">
        <w:fldChar w:fldCharType="begin"/>
      </w:r>
      <w:r w:rsidR="00CA4896">
        <w:instrText xml:space="preserve"> ADDIN NE.Ref.{AD18B77E-AFC2-498D-ADBD-25D74481943B}</w:instrText>
      </w:r>
      <w:r w:rsidR="00CA4896">
        <w:fldChar w:fldCharType="separate"/>
      </w:r>
      <w:r w:rsidR="000D4024">
        <w:rPr>
          <w:color w:val="080000"/>
          <w:kern w:val="0"/>
          <w:vertAlign w:val="superscript"/>
        </w:rPr>
        <w:t>[5]</w:t>
      </w:r>
      <w:r w:rsidR="00CA4896">
        <w:fldChar w:fldCharType="end"/>
      </w:r>
      <w:r w:rsidRPr="00412F25">
        <w:rPr>
          <w:rFonts w:hint="eastAsia"/>
        </w:rPr>
        <w:t>”的僵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sidR="001955EF">
        <w:rPr>
          <w:rFonts w:hint="eastAsia"/>
        </w:rPr>
        <w:t>轮毂单元自动化</w:t>
      </w:r>
      <w:r>
        <w:rPr>
          <w:rFonts w:hint="eastAsia"/>
        </w:rPr>
        <w:t>生产示范线。瞄准项目考核目标，用户、机床制造企业和科研院所联合攻关、协同创新，打破国产机床</w:t>
      </w:r>
      <w:r w:rsidRPr="00722788">
        <w:rPr>
          <w:rFonts w:hint="eastAsia"/>
        </w:rPr>
        <w:t>“精度、可靠性差，没有机会上场”的尴尬僵局</w:t>
      </w:r>
      <w:r w:rsidR="00373FF6">
        <w:fldChar w:fldCharType="begin"/>
      </w:r>
      <w:r w:rsidR="00373FF6">
        <w:instrText xml:space="preserve"> ADDIN NE.Ref.{FAFD6456-F174-4C44-8DA6-D1534DF4AB6C}</w:instrText>
      </w:r>
      <w:r w:rsidR="00373FF6">
        <w:fldChar w:fldCharType="separate"/>
      </w:r>
      <w:r w:rsidR="000D4024">
        <w:rPr>
          <w:color w:val="080000"/>
          <w:kern w:val="0"/>
          <w:vertAlign w:val="superscript"/>
        </w:rPr>
        <w:t>[6]</w:t>
      </w:r>
      <w:r w:rsidR="00373FF6">
        <w:fldChar w:fldCharType="end"/>
      </w:r>
      <w:r w:rsidRPr="00722788">
        <w:rPr>
          <w:rFonts w:hint="eastAsia"/>
        </w:rPr>
        <w:t>，让中国汽车真正拥有“国产”的身份。</w:t>
      </w:r>
      <w:r>
        <w:rPr>
          <w:rFonts w:hint="eastAsia"/>
        </w:rPr>
        <w:t>示范应用工程的实施将推动国产装备</w:t>
      </w:r>
      <w:r w:rsidRPr="00722788">
        <w:rPr>
          <w:rFonts w:hint="eastAsia"/>
        </w:rPr>
        <w:t>对汽车</w:t>
      </w:r>
      <w:r w:rsidR="001955EF">
        <w:rPr>
          <w:rFonts w:hint="eastAsia"/>
        </w:rPr>
        <w:t>轮毂单元</w:t>
      </w:r>
      <w:r w:rsidRPr="00722788">
        <w:rPr>
          <w:rFonts w:hint="eastAsia"/>
        </w:rPr>
        <w:t>工艺技术成套性的了解和掌握，促进国产装备针对汽车</w:t>
      </w:r>
      <w:r w:rsidR="001B75B6">
        <w:rPr>
          <w:rFonts w:hint="eastAsia"/>
        </w:rPr>
        <w:t>轮毂单元加工</w:t>
      </w:r>
      <w:r w:rsidRPr="00722788">
        <w:rPr>
          <w:rFonts w:hint="eastAsia"/>
        </w:rPr>
        <w:t>行业需求进行功能、性能和可靠性的提升，缩短国产装备赶超进口设备的时间，对于国产装备技术水平的提高具有重要意义</w:t>
      </w:r>
      <w:r w:rsidR="00CC40C0">
        <w:fldChar w:fldCharType="begin"/>
      </w:r>
      <w:r w:rsidR="00CC40C0">
        <w:instrText xml:space="preserve"> ADDIN NE.Ref.{3D7D5254-33E1-401E-86EA-1D3FBF87B1B4}</w:instrText>
      </w:r>
      <w:r w:rsidR="00CC40C0">
        <w:fldChar w:fldCharType="separate"/>
      </w:r>
      <w:r w:rsidR="000D4024">
        <w:rPr>
          <w:color w:val="080000"/>
          <w:kern w:val="0"/>
          <w:vertAlign w:val="superscript"/>
        </w:rPr>
        <w:t>[7]</w:t>
      </w:r>
      <w:r w:rsidR="00CC40C0">
        <w:fldChar w:fldCharType="end"/>
      </w:r>
      <w:r w:rsidRPr="00722788">
        <w:rPr>
          <w:rFonts w:hint="eastAsia"/>
        </w:rPr>
        <w:t>。</w:t>
      </w:r>
    </w:p>
    <w:p w14:paraId="53DD2E38" w14:textId="71785BD6" w:rsidR="00DE34B8" w:rsidRPr="00CE6A50" w:rsidRDefault="00CE6A50" w:rsidP="00412F25">
      <w:pPr>
        <w:pStyle w:val="aff1"/>
      </w:pPr>
      <w:r w:rsidRPr="00CE6A50">
        <w:rPr>
          <w:rFonts w:hint="eastAsia"/>
        </w:rPr>
        <w:t>本文以汽车</w:t>
      </w:r>
      <w:r w:rsidR="001B75B6">
        <w:rPr>
          <w:rFonts w:hint="eastAsia"/>
        </w:rPr>
        <w:t>轮毂单元加工</w:t>
      </w:r>
      <w:r w:rsidRPr="00CE6A50">
        <w:rPr>
          <w:rFonts w:hint="eastAsia"/>
        </w:rPr>
        <w:t>自动化生产线为研究主体，</w:t>
      </w:r>
      <w:r w:rsidR="001B75B6">
        <w:rPr>
          <w:rFonts w:hint="eastAsia"/>
        </w:rPr>
        <w:t>设计</w:t>
      </w:r>
      <w:r w:rsidRPr="00CE6A50">
        <w:rPr>
          <w:rFonts w:hint="eastAsia"/>
        </w:rPr>
        <w:t>零部件加工工艺</w:t>
      </w:r>
      <w:r w:rsidR="001B75B6">
        <w:rPr>
          <w:rFonts w:hint="eastAsia"/>
        </w:rPr>
        <w:t>，</w:t>
      </w:r>
      <w:r w:rsidRPr="00CE6A50">
        <w:rPr>
          <w:rFonts w:hint="eastAsia"/>
        </w:rPr>
        <w:t>对整个生产线设备选型、加工流程和设备布局进行规划。同时，根据现场特点布局车间网络，针对生产线的控制需求，采用上下位机的工作模式，设计基于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w:t>
      </w:r>
      <w:r w:rsidR="001B75B6">
        <w:rPr>
          <w:rFonts w:hint="eastAsia"/>
        </w:rPr>
        <w:t>应用软件</w:t>
      </w:r>
      <w:r w:rsidRPr="00CE6A50">
        <w:rPr>
          <w:rFonts w:hint="eastAsia"/>
        </w:rPr>
        <w:t>，实时监控生产设备状态，收集相关信息，实现生产线信息管理。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41" w:name="_Toc451855733"/>
      <w:bookmarkStart w:id="42" w:name="_Toc479150230"/>
      <w:bookmarkStart w:id="43" w:name="_Toc481489282"/>
      <w:commentRangeStart w:id="44"/>
      <w:r w:rsidRPr="00C92BF6">
        <w:rPr>
          <w:rFonts w:hint="eastAsia"/>
        </w:rPr>
        <w:t>国内外研究现状</w:t>
      </w:r>
      <w:bookmarkEnd w:id="41"/>
      <w:bookmarkEnd w:id="42"/>
      <w:bookmarkEnd w:id="43"/>
      <w:commentRangeEnd w:id="44"/>
      <w:r w:rsidR="00AC256F">
        <w:rPr>
          <w:rStyle w:val="af8"/>
          <w:rFonts w:ascii="Times New Roman" w:eastAsia="宋体" w:hAnsi="Times New Roman"/>
        </w:rPr>
        <w:commentReference w:id="44"/>
      </w:r>
    </w:p>
    <w:p w14:paraId="0DCCAA31" w14:textId="0F9C7FF7" w:rsidR="00C92BF6" w:rsidRDefault="00C37763" w:rsidP="00D1128A">
      <w:pPr>
        <w:pStyle w:val="3"/>
        <w:ind w:left="840" w:hanging="840"/>
      </w:pPr>
      <w:r>
        <w:rPr>
          <w:rFonts w:hint="eastAsia"/>
        </w:rPr>
        <w:t>自动化生产线</w:t>
      </w:r>
      <w:r w:rsidR="00333886">
        <w:rPr>
          <w:rFonts w:hint="eastAsia"/>
        </w:rPr>
        <w:t>发展</w:t>
      </w:r>
    </w:p>
    <w:p w14:paraId="7FBF2834" w14:textId="50D0C50C" w:rsidR="00C92BF6" w:rsidRDefault="00392EB1" w:rsidP="004C3708">
      <w:pPr>
        <w:pStyle w:val="aff1"/>
      </w:pPr>
      <w:r>
        <w:rPr>
          <w:rFonts w:hint="eastAsia"/>
        </w:rPr>
        <w:t>自动化生产线是在流水线的基础上发展起来的</w:t>
      </w:r>
      <w:r w:rsidR="004F754D">
        <w:fldChar w:fldCharType="begin"/>
      </w:r>
      <w:r w:rsidR="004F754D">
        <w:instrText xml:space="preserve"> ADDIN NE.Ref.{9E6ADFFA-5555-4E92-9EEA-E9A2469EB333}</w:instrText>
      </w:r>
      <w:r w:rsidR="004F754D">
        <w:fldChar w:fldCharType="separate"/>
      </w:r>
      <w:r w:rsidR="000D4024">
        <w:rPr>
          <w:color w:val="080000"/>
          <w:kern w:val="0"/>
          <w:vertAlign w:val="superscript"/>
        </w:rPr>
        <w:t>[8]</w:t>
      </w:r>
      <w:r w:rsidR="004F754D">
        <w:fldChar w:fldCharType="end"/>
      </w:r>
      <w:r w:rsidR="002F6762">
        <w:rPr>
          <w:rFonts w:hint="eastAsia"/>
        </w:rPr>
        <w:t>，具有</w:t>
      </w:r>
      <w:r w:rsidR="00855EE6">
        <w:rPr>
          <w:rFonts w:hint="eastAsia"/>
        </w:rPr>
        <w:t>产量大，生产工序稳定可靠，生产效率高，</w:t>
      </w:r>
      <w:r w:rsidR="00552C89">
        <w:rPr>
          <w:rFonts w:hint="eastAsia"/>
        </w:rPr>
        <w:t>改善劳动条件，缩减生产占地面积，降低生产成本，减短生产周期等优点。</w:t>
      </w:r>
      <w:r w:rsidR="00E93177">
        <w:rPr>
          <w:rFonts w:hint="eastAsia"/>
        </w:rPr>
        <w:t>自动化技术在我国的机械制造行业正向着实用化、集成化、智能化、敏捷化，以及虚拟化方向发展</w:t>
      </w:r>
      <w:r w:rsidR="00085A90">
        <w:fldChar w:fldCharType="begin"/>
      </w:r>
      <w:r w:rsidR="00085A90">
        <w:instrText xml:space="preserve"> ADDIN NE.Ref.{4137FCCD-1C72-4972-844F-EA84D519EEDF}</w:instrText>
      </w:r>
      <w:r w:rsidR="00085A90">
        <w:fldChar w:fldCharType="separate"/>
      </w:r>
      <w:r w:rsidR="000D4024">
        <w:rPr>
          <w:color w:val="080000"/>
          <w:kern w:val="0"/>
          <w:vertAlign w:val="superscript"/>
        </w:rPr>
        <w:t>[9]</w:t>
      </w:r>
      <w:r w:rsidR="00085A90">
        <w:fldChar w:fldCharType="end"/>
      </w:r>
      <w:r w:rsidR="00E93177">
        <w:rPr>
          <w:rFonts w:hint="eastAsia"/>
        </w:rPr>
        <w:t>。</w:t>
      </w:r>
    </w:p>
    <w:p w14:paraId="7E006234" w14:textId="2DC2E5C8" w:rsidR="00583351" w:rsidRDefault="00D70662" w:rsidP="004C3708">
      <w:pPr>
        <w:pStyle w:val="aff1"/>
      </w:pPr>
      <w:r>
        <w:rPr>
          <w:rFonts w:hint="eastAsia"/>
        </w:rPr>
        <w:t>国内</w:t>
      </w:r>
      <w:r w:rsidR="00C94B74">
        <w:rPr>
          <w:rFonts w:hint="eastAsia"/>
        </w:rPr>
        <w:t>研究</w:t>
      </w:r>
      <w:r w:rsidR="00F955ED">
        <w:rPr>
          <w:rFonts w:hint="eastAsia"/>
        </w:rPr>
        <w:t>方面，</w:t>
      </w:r>
      <w:r w:rsidR="00454F50">
        <w:rPr>
          <w:rFonts w:hint="eastAsia"/>
        </w:rPr>
        <w:t>叶寒</w:t>
      </w:r>
      <w:r w:rsidR="004F02ED">
        <w:fldChar w:fldCharType="begin"/>
      </w:r>
      <w:r w:rsidR="004F02ED">
        <w:instrText xml:space="preserve"> ADDIN NE.Ref.{3088911B-9FBF-4EFA-877F-87F7217FCA98}</w:instrText>
      </w:r>
      <w:r w:rsidR="004F02ED">
        <w:fldChar w:fldCharType="separate"/>
      </w:r>
      <w:r w:rsidR="000D4024">
        <w:rPr>
          <w:color w:val="080000"/>
          <w:kern w:val="0"/>
          <w:vertAlign w:val="superscript"/>
        </w:rPr>
        <w:t>[10]</w:t>
      </w:r>
      <w:r w:rsidR="004F02ED">
        <w:fldChar w:fldCharType="end"/>
      </w:r>
      <w:r w:rsidR="00454F50">
        <w:rPr>
          <w:rFonts w:hint="eastAsia"/>
        </w:rPr>
        <w:t>等人为某公司</w:t>
      </w:r>
      <w:r w:rsidR="0053784F">
        <w:rPr>
          <w:rFonts w:hint="eastAsia"/>
        </w:rPr>
        <w:t>设计了</w:t>
      </w:r>
      <w:r w:rsidR="00086F30">
        <w:rPr>
          <w:rFonts w:hint="eastAsia"/>
        </w:rPr>
        <w:t>制动器壳体零件自动化大批量生产线</w:t>
      </w:r>
      <w:r w:rsidR="004F02ED">
        <w:rPr>
          <w:rFonts w:hint="eastAsia"/>
        </w:rPr>
        <w:t>，</w:t>
      </w:r>
      <w:r w:rsidR="00280D00">
        <w:rPr>
          <w:rFonts w:hint="eastAsia"/>
        </w:rPr>
        <w:t>首先分析了零件加工</w:t>
      </w:r>
      <w:r w:rsidR="00023CFB">
        <w:rPr>
          <w:rFonts w:hint="eastAsia"/>
        </w:rPr>
        <w:t>尺寸要求，</w:t>
      </w:r>
      <w:r w:rsidR="00D131D4">
        <w:rPr>
          <w:rFonts w:hint="eastAsia"/>
        </w:rPr>
        <w:t>并根据生产线需求对加工工序进行了集中和平</w:t>
      </w:r>
      <w:r w:rsidR="00D131D4">
        <w:rPr>
          <w:rFonts w:hint="eastAsia"/>
        </w:rPr>
        <w:lastRenderedPageBreak/>
        <w:t>衡，</w:t>
      </w:r>
      <w:r w:rsidR="00394E04">
        <w:rPr>
          <w:rFonts w:hint="eastAsia"/>
        </w:rPr>
        <w:t>设计了基于</w:t>
      </w:r>
      <w:r w:rsidR="00394E04">
        <w:rPr>
          <w:rFonts w:hint="eastAsia"/>
        </w:rPr>
        <w:t>5</w:t>
      </w:r>
      <w:r w:rsidR="00394E04">
        <w:rPr>
          <w:rFonts w:hint="eastAsia"/>
        </w:rPr>
        <w:t>台立式加工中心和</w:t>
      </w:r>
      <w:r w:rsidR="00394E04">
        <w:rPr>
          <w:rFonts w:hint="eastAsia"/>
        </w:rPr>
        <w:t>1</w:t>
      </w:r>
      <w:r w:rsidR="00394E04">
        <w:rPr>
          <w:rFonts w:hint="eastAsia"/>
        </w:rPr>
        <w:t>台立式车床</w:t>
      </w:r>
      <w:r w:rsidR="002A637C">
        <w:rPr>
          <w:rFonts w:hint="eastAsia"/>
        </w:rPr>
        <w:t>的零件加工工艺。生产线</w:t>
      </w:r>
      <w:r w:rsidR="00EA2D91">
        <w:rPr>
          <w:rFonts w:hint="eastAsia"/>
        </w:rPr>
        <w:t>采用物理运输机和机器人实现自动上下料，并</w:t>
      </w:r>
      <w:r w:rsidR="00253D0F">
        <w:rPr>
          <w:rFonts w:hint="eastAsia"/>
        </w:rPr>
        <w:t>实现了对生产线各个设备的状态监控。</w:t>
      </w:r>
    </w:p>
    <w:p w14:paraId="17CD1D8D" w14:textId="1F1E9A63" w:rsidR="00172D9B" w:rsidRDefault="006F053B" w:rsidP="004C3708">
      <w:pPr>
        <w:pStyle w:val="aff1"/>
      </w:pPr>
      <w:r w:rsidRPr="006F053B">
        <w:rPr>
          <w:rFonts w:hint="eastAsia"/>
        </w:rPr>
        <w:t>陈揆能</w:t>
      </w:r>
      <w:r>
        <w:fldChar w:fldCharType="begin"/>
      </w:r>
      <w:r>
        <w:instrText xml:space="preserve"> ADDIN NE.Ref.{AE78934D-E20B-4D75-9FD6-883EDAB49057}</w:instrText>
      </w:r>
      <w:r>
        <w:fldChar w:fldCharType="separate"/>
      </w:r>
      <w:r w:rsidR="000D4024">
        <w:rPr>
          <w:color w:val="080000"/>
          <w:kern w:val="0"/>
          <w:vertAlign w:val="superscript"/>
        </w:rPr>
        <w:t>[11]</w:t>
      </w:r>
      <w:r>
        <w:fldChar w:fldCharType="end"/>
      </w:r>
      <w:r>
        <w:rPr>
          <w:rFonts w:hint="eastAsia"/>
        </w:rPr>
        <w:t>根据空调</w:t>
      </w:r>
      <w:r w:rsidR="00BD3570">
        <w:rPr>
          <w:rFonts w:hint="eastAsia"/>
        </w:rPr>
        <w:t>装配生产特征，设计了空调自动化生产线控制系统，并设计优化了装配、测试、组装等相关工艺参数</w:t>
      </w:r>
      <w:r w:rsidR="00E00A83">
        <w:rPr>
          <w:rFonts w:hint="eastAsia"/>
        </w:rPr>
        <w:t>，实现对生产数据的实时监控和多个装配岗位作业的自动化。</w:t>
      </w:r>
    </w:p>
    <w:p w14:paraId="59008E9B" w14:textId="2F62CCB9" w:rsidR="001B37C0" w:rsidRDefault="001B37C0" w:rsidP="004C3708">
      <w:pPr>
        <w:pStyle w:val="aff1"/>
      </w:pPr>
      <w:r>
        <w:rPr>
          <w:rFonts w:hint="eastAsia"/>
        </w:rPr>
        <w:t>陈小军</w:t>
      </w:r>
      <w:r w:rsidR="00936DB4">
        <w:fldChar w:fldCharType="begin"/>
      </w:r>
      <w:r w:rsidR="00936DB4">
        <w:instrText xml:space="preserve"> ADDIN NE.Ref.{7FF7F973-660B-449A-BDC0-DE37267A86AA}</w:instrText>
      </w:r>
      <w:r w:rsidR="00936DB4">
        <w:fldChar w:fldCharType="separate"/>
      </w:r>
      <w:r w:rsidR="000D4024">
        <w:rPr>
          <w:color w:val="080000"/>
          <w:kern w:val="0"/>
          <w:vertAlign w:val="superscript"/>
        </w:rPr>
        <w:t>[12]</w:t>
      </w:r>
      <w:r w:rsidR="00936DB4">
        <w:fldChar w:fldCharType="end"/>
      </w:r>
      <w:r>
        <w:rPr>
          <w:rFonts w:hint="eastAsia"/>
        </w:rPr>
        <w:t>等</w:t>
      </w:r>
      <w:r w:rsidR="00936DB4">
        <w:rPr>
          <w:rFonts w:hint="eastAsia"/>
        </w:rPr>
        <w:t>人</w:t>
      </w:r>
      <w:r w:rsidR="00982B1D">
        <w:rPr>
          <w:rFonts w:hint="eastAsia"/>
        </w:rPr>
        <w:t>对槟榔包装生产线进行改造升级，对比分析了改造前后的产线加工工艺，结合工艺特征设计出</w:t>
      </w:r>
      <w:r w:rsidR="00511A8D">
        <w:rPr>
          <w:rFonts w:hint="eastAsia"/>
        </w:rPr>
        <w:t>自动化</w:t>
      </w:r>
      <w:r w:rsidR="00982B1D">
        <w:rPr>
          <w:rFonts w:hint="eastAsia"/>
        </w:rPr>
        <w:t>生产线</w:t>
      </w:r>
      <w:r w:rsidR="00511A8D">
        <w:rPr>
          <w:rFonts w:hint="eastAsia"/>
        </w:rPr>
        <w:t>总体方案，采用三菱公司</w:t>
      </w:r>
      <w:r w:rsidR="00511A8D">
        <w:rPr>
          <w:rFonts w:hint="eastAsia"/>
        </w:rPr>
        <w:t>PLC</w:t>
      </w:r>
      <w:r w:rsidR="00511A8D">
        <w:rPr>
          <w:rFonts w:hint="eastAsia"/>
        </w:rPr>
        <w:t>和触摸屏设计了生产线控制系统</w:t>
      </w:r>
      <w:r w:rsidR="00B0486C">
        <w:rPr>
          <w:rFonts w:hint="eastAsia"/>
        </w:rPr>
        <w:t>，实现槟榔包装自动化。</w:t>
      </w:r>
    </w:p>
    <w:p w14:paraId="35BDBF3B" w14:textId="3AB7DECF" w:rsidR="00E00A83" w:rsidRDefault="008A58E8" w:rsidP="004C3708">
      <w:pPr>
        <w:pStyle w:val="aff1"/>
      </w:pPr>
      <w:r>
        <w:rPr>
          <w:rFonts w:hint="eastAsia"/>
        </w:rPr>
        <w:t>国外研究方面，</w:t>
      </w:r>
      <w:r w:rsidR="00A40E0F">
        <w:rPr>
          <w:rFonts w:hint="eastAsia"/>
        </w:rPr>
        <w:t>Zhu</w:t>
      </w:r>
      <w:r w:rsidR="00FF6FD0">
        <w:rPr>
          <w:rFonts w:hint="eastAsia"/>
        </w:rPr>
        <w:t>,Xi Lin</w:t>
      </w:r>
      <w:r w:rsidR="00AB059D">
        <w:fldChar w:fldCharType="begin"/>
      </w:r>
      <w:r w:rsidR="00AB059D">
        <w:instrText xml:space="preserve"> ADDIN NE.Ref.{231AD03D-95B5-478B-B536-13A247AD438B}</w:instrText>
      </w:r>
      <w:r w:rsidR="00AB059D">
        <w:fldChar w:fldCharType="separate"/>
      </w:r>
      <w:r w:rsidR="000D4024">
        <w:rPr>
          <w:color w:val="080000"/>
          <w:kern w:val="0"/>
          <w:vertAlign w:val="superscript"/>
        </w:rPr>
        <w:t>[13]</w:t>
      </w:r>
      <w:r w:rsidR="00AB059D">
        <w:fldChar w:fldCharType="end"/>
      </w:r>
      <w:r w:rsidR="00FF6FD0">
        <w:rPr>
          <w:rFonts w:hint="eastAsia"/>
        </w:rPr>
        <w:t>等人</w:t>
      </w:r>
      <w:r w:rsidR="00801A38">
        <w:rPr>
          <w:rFonts w:hint="eastAsia"/>
        </w:rPr>
        <w:t>根据传统的涂装工艺缺陷，设计了一种涂层外壳制造</w:t>
      </w:r>
      <w:r w:rsidR="00036A7A">
        <w:rPr>
          <w:rFonts w:hint="eastAsia"/>
        </w:rPr>
        <w:t>的自动化生产线，该生产线采用单片机控制，能够实现浸渍、打磨、硬化和干燥</w:t>
      </w:r>
      <w:r w:rsidR="006A04D9">
        <w:rPr>
          <w:rFonts w:hint="eastAsia"/>
        </w:rPr>
        <w:t>等功能。</w:t>
      </w:r>
    </w:p>
    <w:p w14:paraId="18606DB9" w14:textId="390AA395" w:rsidR="00C92BF6" w:rsidRDefault="00CF45DC" w:rsidP="002563C2">
      <w:pPr>
        <w:pStyle w:val="aff1"/>
      </w:pPr>
      <w:r>
        <w:rPr>
          <w:rFonts w:hint="eastAsia"/>
        </w:rPr>
        <w:t>综合国内外在自动化生产线方面的研究，可以</w:t>
      </w:r>
      <w:r w:rsidR="008D61D1">
        <w:rPr>
          <w:rFonts w:hint="eastAsia"/>
        </w:rPr>
        <w:t>发现</w:t>
      </w:r>
      <w:r w:rsidR="00F606DE">
        <w:rPr>
          <w:rFonts w:hint="eastAsia"/>
        </w:rPr>
        <w:t>自动化生产线</w:t>
      </w:r>
      <w:r w:rsidR="005717C7">
        <w:rPr>
          <w:rFonts w:hint="eastAsia"/>
        </w:rPr>
        <w:t>在各行各业均</w:t>
      </w:r>
      <w:r w:rsidR="00E82DD8">
        <w:rPr>
          <w:rFonts w:hint="eastAsia"/>
        </w:rPr>
        <w:t>有</w:t>
      </w:r>
      <w:r w:rsidR="007F2181">
        <w:rPr>
          <w:rFonts w:hint="eastAsia"/>
        </w:rPr>
        <w:t>很多应用，</w:t>
      </w:r>
      <w:r w:rsidR="008E0FCA">
        <w:rPr>
          <w:rFonts w:hint="eastAsia"/>
        </w:rPr>
        <w:t>但</w:t>
      </w:r>
      <w:r w:rsidR="007F2181">
        <w:rPr>
          <w:rFonts w:hint="eastAsia"/>
        </w:rPr>
        <w:t>汽车轮毂单元自动化生产线的应用实例却不多</w:t>
      </w:r>
      <w:r w:rsidR="00096FF1">
        <w:fldChar w:fldCharType="begin"/>
      </w:r>
      <w:r w:rsidR="00096FF1">
        <w:instrText xml:space="preserve"> ADDIN NE.Ref.{CD39C392-6CE5-4909-9489-A3E87C124222}</w:instrText>
      </w:r>
      <w:r w:rsidR="00096FF1">
        <w:fldChar w:fldCharType="separate"/>
      </w:r>
      <w:r w:rsidR="000D4024">
        <w:rPr>
          <w:color w:val="080000"/>
          <w:kern w:val="0"/>
          <w:vertAlign w:val="superscript"/>
        </w:rPr>
        <w:t>[14]</w:t>
      </w:r>
      <w:r w:rsidR="00096FF1">
        <w:fldChar w:fldCharType="end"/>
      </w:r>
      <w:r w:rsidR="007F2181">
        <w:rPr>
          <w:rFonts w:hint="eastAsia"/>
        </w:rPr>
        <w:t>。</w:t>
      </w:r>
      <w:r w:rsidR="007A5F38">
        <w:rPr>
          <w:rFonts w:hint="eastAsia"/>
        </w:rPr>
        <w:t>上述自动化生产线</w:t>
      </w:r>
      <w:r w:rsidR="004E1723">
        <w:rPr>
          <w:rFonts w:hint="eastAsia"/>
        </w:rPr>
        <w:t>或者不是全</w:t>
      </w:r>
      <w:r w:rsidR="00444A7B">
        <w:rPr>
          <w:rFonts w:hint="eastAsia"/>
        </w:rPr>
        <w:t>国产设备，或者规模较小，没有</w:t>
      </w:r>
      <w:r w:rsidR="000459E0">
        <w:rPr>
          <w:rFonts w:hint="eastAsia"/>
        </w:rPr>
        <w:t>引入互联网</w:t>
      </w:r>
      <w:r w:rsidR="000459E0">
        <w:rPr>
          <w:rFonts w:hint="eastAsia"/>
        </w:rPr>
        <w:t>+</w:t>
      </w:r>
      <w:r w:rsidR="000459E0">
        <w:rPr>
          <w:rFonts w:hint="eastAsia"/>
        </w:rPr>
        <w:t>时代的大数据技术到工业生产中</w:t>
      </w:r>
      <w:r w:rsidR="00BB3B55">
        <w:rPr>
          <w:rFonts w:hint="eastAsia"/>
        </w:rPr>
        <w:t>。</w:t>
      </w:r>
    </w:p>
    <w:p w14:paraId="465E0888" w14:textId="00EF9F75" w:rsidR="00C92BF6" w:rsidRPr="00C92BF6" w:rsidRDefault="00400DB6" w:rsidP="00D1128A">
      <w:pPr>
        <w:pStyle w:val="3"/>
        <w:ind w:left="840" w:hanging="840"/>
      </w:pPr>
      <w:bookmarkStart w:id="45" w:name="_Toc479150232"/>
      <w:r>
        <w:rPr>
          <w:rFonts w:hint="eastAsia"/>
        </w:rPr>
        <w:t>R</w:t>
      </w:r>
      <w:bookmarkEnd w:id="45"/>
      <w:r>
        <w:rPr>
          <w:rFonts w:hint="eastAsia"/>
        </w:rPr>
        <w:t>edis</w:t>
      </w:r>
      <w:r>
        <w:rPr>
          <w:rFonts w:hint="eastAsia"/>
        </w:rPr>
        <w:t>数据库工业应用</w:t>
      </w:r>
      <w:r w:rsidR="0030653D">
        <w:rPr>
          <w:rFonts w:hint="eastAsia"/>
        </w:rPr>
        <w:t>发展现状</w:t>
      </w:r>
    </w:p>
    <w:p w14:paraId="59F9BCB9" w14:textId="36F7608C" w:rsidR="00103417" w:rsidRDefault="0027553D" w:rsidP="00990101">
      <w:pPr>
        <w:widowControl/>
        <w:spacing w:line="300" w:lineRule="auto"/>
        <w:ind w:firstLineChars="200" w:firstLine="480"/>
        <w:rPr>
          <w:sz w:val="24"/>
        </w:rPr>
      </w:pPr>
      <w:r>
        <w:rPr>
          <w:rFonts w:hint="eastAsia"/>
          <w:sz w:val="24"/>
        </w:rPr>
        <w:t>Redis</w:t>
      </w:r>
      <w:r>
        <w:rPr>
          <w:rFonts w:hint="eastAsia"/>
          <w:sz w:val="24"/>
        </w:rPr>
        <w:t>是</w:t>
      </w:r>
      <w:r w:rsidR="00466B4F">
        <w:rPr>
          <w:rFonts w:hint="eastAsia"/>
          <w:sz w:val="24"/>
        </w:rPr>
        <w:t>免费的优秀的开源社区的</w:t>
      </w:r>
      <w:r w:rsidR="00466B4F">
        <w:rPr>
          <w:rFonts w:hint="eastAsia"/>
          <w:sz w:val="24"/>
        </w:rPr>
        <w:t>key</w:t>
      </w:r>
      <w:r w:rsidR="00466B4F">
        <w:rPr>
          <w:sz w:val="24"/>
        </w:rPr>
        <w:t>-value</w:t>
      </w:r>
      <w:r w:rsidR="00466B4F">
        <w:rPr>
          <w:rFonts w:hint="eastAsia"/>
          <w:sz w:val="24"/>
        </w:rPr>
        <w:t>内存数据库</w:t>
      </w:r>
      <w:r w:rsidR="0020431E">
        <w:rPr>
          <w:sz w:val="24"/>
        </w:rPr>
        <w:fldChar w:fldCharType="begin"/>
      </w:r>
      <w:r w:rsidR="0020431E">
        <w:rPr>
          <w:sz w:val="24"/>
        </w:rPr>
        <w:instrText xml:space="preserve"> ADDIN NE.Ref.{7E1E7D3E-3FF0-4605-BCBE-1ACA29E86961}</w:instrText>
      </w:r>
      <w:r w:rsidR="0020431E">
        <w:rPr>
          <w:sz w:val="24"/>
        </w:rPr>
        <w:fldChar w:fldCharType="separate"/>
      </w:r>
      <w:r w:rsidR="000D4024">
        <w:rPr>
          <w:color w:val="080000"/>
          <w:kern w:val="0"/>
          <w:sz w:val="24"/>
          <w:vertAlign w:val="superscript"/>
        </w:rPr>
        <w:t>[15]</w:t>
      </w:r>
      <w:r w:rsidR="0020431E">
        <w:rPr>
          <w:sz w:val="24"/>
        </w:rPr>
        <w:fldChar w:fldCharType="end"/>
      </w:r>
      <w:r w:rsidR="00342282">
        <w:rPr>
          <w:rFonts w:hint="eastAsia"/>
          <w:sz w:val="24"/>
        </w:rPr>
        <w:t>，支持多种存储类型，包括</w:t>
      </w:r>
      <w:r w:rsidR="00342282">
        <w:rPr>
          <w:rFonts w:hint="eastAsia"/>
          <w:sz w:val="24"/>
        </w:rPr>
        <w:t>string</w:t>
      </w:r>
      <w:r w:rsidR="00342282">
        <w:rPr>
          <w:rFonts w:hint="eastAsia"/>
          <w:sz w:val="24"/>
        </w:rPr>
        <w:t>（字符串）、</w:t>
      </w:r>
      <w:r w:rsidR="00342282">
        <w:rPr>
          <w:rFonts w:hint="eastAsia"/>
          <w:sz w:val="24"/>
        </w:rPr>
        <w:t>list</w:t>
      </w:r>
      <w:r w:rsidR="00342282">
        <w:rPr>
          <w:rFonts w:hint="eastAsia"/>
          <w:sz w:val="24"/>
        </w:rPr>
        <w:t>（链表）、</w:t>
      </w:r>
      <w:r w:rsidR="00342282">
        <w:rPr>
          <w:rFonts w:hint="eastAsia"/>
          <w:sz w:val="24"/>
        </w:rPr>
        <w:t>set</w:t>
      </w:r>
      <w:r w:rsidR="00342282">
        <w:rPr>
          <w:rFonts w:hint="eastAsia"/>
          <w:sz w:val="24"/>
        </w:rPr>
        <w:t>（集合）和</w:t>
      </w:r>
      <w:r w:rsidR="00342282">
        <w:rPr>
          <w:rFonts w:hint="eastAsia"/>
          <w:sz w:val="24"/>
        </w:rPr>
        <w:t>hash</w:t>
      </w:r>
      <w:r w:rsidR="00342282">
        <w:rPr>
          <w:rFonts w:hint="eastAsia"/>
          <w:sz w:val="24"/>
        </w:rPr>
        <w:t>（哈希类型）</w:t>
      </w:r>
      <w:r w:rsidR="005B6DF6">
        <w:rPr>
          <w:rFonts w:hint="eastAsia"/>
          <w:sz w:val="24"/>
        </w:rPr>
        <w:t>。</w:t>
      </w:r>
      <w:r w:rsidR="005B6DF6" w:rsidRPr="005B6DF6">
        <w:rPr>
          <w:sz w:val="24"/>
        </w:rPr>
        <w:t>这些</w:t>
      </w:r>
      <w:hyperlink r:id="rId16" w:tgtFrame="_blank" w:history="1">
        <w:r w:rsidR="005B6DF6" w:rsidRPr="005B6DF6">
          <w:rPr>
            <w:sz w:val="24"/>
          </w:rPr>
          <w:t>数据类型</w:t>
        </w:r>
      </w:hyperlink>
      <w:r w:rsidR="005B6DF6">
        <w:rPr>
          <w:rFonts w:hint="eastAsia"/>
          <w:sz w:val="24"/>
        </w:rPr>
        <w:t>均</w:t>
      </w:r>
      <w:r w:rsidR="005B6DF6" w:rsidRPr="005B6DF6">
        <w:rPr>
          <w:sz w:val="24"/>
        </w:rPr>
        <w:t>支持</w:t>
      </w:r>
      <w:r w:rsidR="005B6DF6" w:rsidRPr="005B6DF6">
        <w:rPr>
          <w:sz w:val="24"/>
        </w:rPr>
        <w:t>push/pop</w:t>
      </w:r>
      <w:r w:rsidR="005B6DF6" w:rsidRPr="005B6DF6">
        <w:rPr>
          <w:sz w:val="24"/>
        </w:rPr>
        <w:t>、</w:t>
      </w:r>
      <w:r w:rsidR="005B6DF6" w:rsidRPr="005B6DF6">
        <w:rPr>
          <w:sz w:val="24"/>
        </w:rPr>
        <w:t>add/remove</w:t>
      </w:r>
      <w:r w:rsidR="005B6DF6">
        <w:rPr>
          <w:rFonts w:hint="eastAsia"/>
          <w:sz w:val="24"/>
        </w:rPr>
        <w:t>、</w:t>
      </w:r>
      <w:r w:rsidR="005B6DF6" w:rsidRPr="005B6DF6">
        <w:rPr>
          <w:sz w:val="24"/>
        </w:rPr>
        <w:t>取交集并集和差集</w:t>
      </w:r>
      <w:r w:rsidR="005B6DF6">
        <w:rPr>
          <w:rFonts w:hint="eastAsia"/>
          <w:sz w:val="24"/>
        </w:rPr>
        <w:t>等</w:t>
      </w:r>
      <w:r w:rsidR="005B6DF6" w:rsidRPr="005B6DF6">
        <w:rPr>
          <w:sz w:val="24"/>
        </w:rPr>
        <w:t>操作</w:t>
      </w:r>
      <w:r w:rsidR="006965BF">
        <w:rPr>
          <w:sz w:val="24"/>
        </w:rPr>
        <w:fldChar w:fldCharType="begin"/>
      </w:r>
      <w:r w:rsidR="006965BF">
        <w:rPr>
          <w:sz w:val="24"/>
        </w:rPr>
        <w:instrText xml:space="preserve"> ADDIN NE.Ref.{2CD6F4F4-9585-4ECC-BDEF-20ED1F175733}</w:instrText>
      </w:r>
      <w:r w:rsidR="006965BF">
        <w:rPr>
          <w:sz w:val="24"/>
        </w:rPr>
        <w:fldChar w:fldCharType="separate"/>
      </w:r>
      <w:r w:rsidR="000D4024">
        <w:rPr>
          <w:color w:val="080000"/>
          <w:kern w:val="0"/>
          <w:sz w:val="24"/>
          <w:vertAlign w:val="superscript"/>
        </w:rPr>
        <w:t>[16]</w:t>
      </w:r>
      <w:r w:rsidR="006965BF">
        <w:rPr>
          <w:sz w:val="24"/>
        </w:rPr>
        <w:fldChar w:fldCharType="end"/>
      </w:r>
      <w:r w:rsidR="005B6DF6" w:rsidRPr="005B6DF6">
        <w:rPr>
          <w:sz w:val="24"/>
        </w:rPr>
        <w:t>，</w:t>
      </w:r>
      <w:r w:rsidR="009560B9">
        <w:rPr>
          <w:rFonts w:hint="eastAsia"/>
          <w:sz w:val="24"/>
        </w:rPr>
        <w:t>且</w:t>
      </w:r>
      <w:r w:rsidR="00990101">
        <w:rPr>
          <w:rFonts w:hint="eastAsia"/>
          <w:sz w:val="24"/>
        </w:rPr>
        <w:t>操作</w:t>
      </w:r>
      <w:r w:rsidR="005B6DF6" w:rsidRPr="005B6DF6">
        <w:rPr>
          <w:sz w:val="24"/>
        </w:rPr>
        <w:t>都是原子性的。与</w:t>
      </w:r>
      <w:r w:rsidR="005B6DF6" w:rsidRPr="005B6DF6">
        <w:rPr>
          <w:sz w:val="24"/>
        </w:rPr>
        <w:t>memcached</w:t>
      </w:r>
      <w:r w:rsidR="005B6DF6" w:rsidRPr="005B6DF6">
        <w:rPr>
          <w:sz w:val="24"/>
        </w:rPr>
        <w:t>一样，</w:t>
      </w:r>
      <w:r w:rsidR="00177A63">
        <w:rPr>
          <w:rFonts w:hint="eastAsia"/>
          <w:sz w:val="24"/>
        </w:rPr>
        <w:t>Reids</w:t>
      </w:r>
      <w:r w:rsidR="00BE2B4A">
        <w:rPr>
          <w:sz w:val="24"/>
        </w:rPr>
        <w:t>为了保证效率，数据都</w:t>
      </w:r>
      <w:r w:rsidR="005B6DF6" w:rsidRPr="005B6DF6">
        <w:rPr>
          <w:sz w:val="24"/>
        </w:rPr>
        <w:t>缓存在内存中。区别</w:t>
      </w:r>
      <w:r w:rsidR="00BE2B4A">
        <w:rPr>
          <w:rFonts w:hint="eastAsia"/>
          <w:sz w:val="24"/>
        </w:rPr>
        <w:t>在于</w:t>
      </w:r>
      <w:r w:rsidR="00BE2B4A">
        <w:rPr>
          <w:rFonts w:hint="eastAsia"/>
          <w:sz w:val="24"/>
        </w:rPr>
        <w:t>Reids</w:t>
      </w:r>
      <w:r w:rsidR="005B6DF6" w:rsidRPr="005B6DF6">
        <w:rPr>
          <w:sz w:val="24"/>
        </w:rPr>
        <w:t>会周期性的把更新的数据写入磁盘或者把修改操作写入追加的记录文件，并且在此基础上实现了</w:t>
      </w:r>
      <w:r w:rsidR="005B6DF6" w:rsidRPr="005B6DF6">
        <w:rPr>
          <w:sz w:val="24"/>
        </w:rPr>
        <w:t>master-slave(</w:t>
      </w:r>
      <w:r w:rsidR="005B6DF6" w:rsidRPr="005B6DF6">
        <w:rPr>
          <w:sz w:val="24"/>
        </w:rPr>
        <w:t>主从</w:t>
      </w:r>
      <w:r w:rsidR="005B6DF6" w:rsidRPr="005B6DF6">
        <w:rPr>
          <w:sz w:val="24"/>
        </w:rPr>
        <w:t>)</w:t>
      </w:r>
      <w:r w:rsidR="005B6DF6" w:rsidRPr="005B6DF6">
        <w:rPr>
          <w:sz w:val="24"/>
        </w:rPr>
        <w:t>同步</w:t>
      </w:r>
      <w:r w:rsidR="006500EA">
        <w:rPr>
          <w:sz w:val="24"/>
        </w:rPr>
        <w:fldChar w:fldCharType="begin"/>
      </w:r>
      <w:r w:rsidR="006500EA">
        <w:rPr>
          <w:sz w:val="24"/>
        </w:rPr>
        <w:instrText xml:space="preserve"> ADDIN NE.Ref.{FD48C0F2-F762-4E39-BC62-1B9479CCC87C}</w:instrText>
      </w:r>
      <w:r w:rsidR="006500EA">
        <w:rPr>
          <w:sz w:val="24"/>
        </w:rPr>
        <w:fldChar w:fldCharType="separate"/>
      </w:r>
      <w:r w:rsidR="000D4024">
        <w:rPr>
          <w:color w:val="080000"/>
          <w:kern w:val="0"/>
          <w:sz w:val="24"/>
          <w:vertAlign w:val="superscript"/>
        </w:rPr>
        <w:t>[17]</w:t>
      </w:r>
      <w:r w:rsidR="006500EA">
        <w:rPr>
          <w:sz w:val="24"/>
        </w:rPr>
        <w:fldChar w:fldCharType="end"/>
      </w:r>
      <w:r w:rsidR="00953FA5">
        <w:rPr>
          <w:rFonts w:hint="eastAsia"/>
          <w:sz w:val="24"/>
        </w:rPr>
        <w:t>，保证数据</w:t>
      </w:r>
      <w:r w:rsidR="000A3743">
        <w:rPr>
          <w:rFonts w:hint="eastAsia"/>
          <w:sz w:val="24"/>
        </w:rPr>
        <w:t>安全稳定。</w:t>
      </w:r>
    </w:p>
    <w:p w14:paraId="46E0DBAD" w14:textId="530E1203" w:rsidR="00295C51" w:rsidRDefault="00D8665E" w:rsidP="00990101">
      <w:pPr>
        <w:widowControl/>
        <w:spacing w:line="300" w:lineRule="auto"/>
        <w:ind w:firstLineChars="200" w:firstLine="480"/>
        <w:rPr>
          <w:sz w:val="24"/>
        </w:rPr>
      </w:pPr>
      <w:r>
        <w:rPr>
          <w:rFonts w:hint="eastAsia"/>
          <w:sz w:val="24"/>
        </w:rPr>
        <w:t>Redis</w:t>
      </w:r>
      <w:r>
        <w:rPr>
          <w:sz w:val="24"/>
        </w:rPr>
        <w:t>3.0</w:t>
      </w:r>
      <w:r>
        <w:rPr>
          <w:rFonts w:hint="eastAsia"/>
          <w:sz w:val="24"/>
        </w:rPr>
        <w:t>版本</w:t>
      </w:r>
      <w:r w:rsidR="00731D48">
        <w:rPr>
          <w:rFonts w:hint="eastAsia"/>
          <w:sz w:val="24"/>
        </w:rPr>
        <w:t>以前不支持</w:t>
      </w:r>
      <w:r w:rsidR="004335EF">
        <w:rPr>
          <w:rFonts w:hint="eastAsia"/>
          <w:sz w:val="24"/>
        </w:rPr>
        <w:t>集群</w:t>
      </w:r>
      <w:r w:rsidR="00462419">
        <w:rPr>
          <w:rFonts w:hint="eastAsia"/>
          <w:sz w:val="24"/>
        </w:rPr>
        <w:t>（</w:t>
      </w:r>
      <w:r w:rsidR="004335EF">
        <w:rPr>
          <w:sz w:val="24"/>
        </w:rPr>
        <w:t>C</w:t>
      </w:r>
      <w:r w:rsidR="004335EF">
        <w:rPr>
          <w:rFonts w:hint="eastAsia"/>
          <w:sz w:val="24"/>
        </w:rPr>
        <w:t>luster</w:t>
      </w:r>
      <w:r w:rsidR="00462419">
        <w:rPr>
          <w:rFonts w:hint="eastAsia"/>
          <w:sz w:val="24"/>
        </w:rPr>
        <w:t>）</w:t>
      </w:r>
      <w:r w:rsidR="00731D48">
        <w:rPr>
          <w:rFonts w:hint="eastAsia"/>
          <w:sz w:val="24"/>
        </w:rPr>
        <w:t>技术，故</w:t>
      </w:r>
      <w:r w:rsidR="007F5662">
        <w:rPr>
          <w:rFonts w:hint="eastAsia"/>
          <w:sz w:val="24"/>
        </w:rPr>
        <w:t>很多文献就</w:t>
      </w:r>
      <w:r w:rsidR="00013DED">
        <w:rPr>
          <w:rFonts w:hint="eastAsia"/>
          <w:sz w:val="24"/>
        </w:rPr>
        <w:t>Redis</w:t>
      </w:r>
      <w:r w:rsidR="004F4D60">
        <w:rPr>
          <w:rFonts w:hint="eastAsia"/>
          <w:sz w:val="24"/>
        </w:rPr>
        <w:t>集群</w:t>
      </w:r>
      <w:r w:rsidR="00491E34">
        <w:rPr>
          <w:rFonts w:hint="eastAsia"/>
          <w:sz w:val="24"/>
        </w:rPr>
        <w:t>方案</w:t>
      </w:r>
      <w:r w:rsidR="001539B2">
        <w:rPr>
          <w:rFonts w:hint="eastAsia"/>
          <w:sz w:val="24"/>
        </w:rPr>
        <w:t>进行</w:t>
      </w:r>
      <w:r w:rsidR="004F4D60">
        <w:rPr>
          <w:rFonts w:hint="eastAsia"/>
          <w:sz w:val="24"/>
        </w:rPr>
        <w:t>设计与</w:t>
      </w:r>
      <w:r w:rsidR="001539B2">
        <w:rPr>
          <w:rFonts w:hint="eastAsia"/>
          <w:sz w:val="24"/>
        </w:rPr>
        <w:t>研究</w:t>
      </w:r>
      <w:r w:rsidR="00491E34">
        <w:rPr>
          <w:rFonts w:hint="eastAsia"/>
          <w:sz w:val="24"/>
        </w:rPr>
        <w:t>。</w:t>
      </w:r>
      <w:r w:rsidR="000571A7">
        <w:rPr>
          <w:rFonts w:hint="eastAsia"/>
          <w:sz w:val="24"/>
        </w:rPr>
        <w:t>闫明</w:t>
      </w:r>
      <w:r w:rsidR="00BA6BBD">
        <w:rPr>
          <w:sz w:val="24"/>
        </w:rPr>
        <w:fldChar w:fldCharType="begin"/>
      </w:r>
      <w:r w:rsidR="00BA6BBD">
        <w:rPr>
          <w:sz w:val="24"/>
        </w:rPr>
        <w:instrText xml:space="preserve"> ADDIN NE.Ref.{CF1D6E0F-F0F3-49DA-84F5-7500BBC75DD1}</w:instrText>
      </w:r>
      <w:r w:rsidR="00BA6BBD">
        <w:rPr>
          <w:sz w:val="24"/>
        </w:rPr>
        <w:fldChar w:fldCharType="separate"/>
      </w:r>
      <w:r w:rsidR="000D4024">
        <w:rPr>
          <w:color w:val="080000"/>
          <w:kern w:val="0"/>
          <w:sz w:val="24"/>
          <w:vertAlign w:val="superscript"/>
        </w:rPr>
        <w:t>[18]</w:t>
      </w:r>
      <w:r w:rsidR="00BA6BBD">
        <w:rPr>
          <w:sz w:val="24"/>
        </w:rPr>
        <w:fldChar w:fldCharType="end"/>
      </w:r>
      <w:r w:rsidR="00BA6BBD">
        <w:rPr>
          <w:rFonts w:hint="eastAsia"/>
          <w:sz w:val="24"/>
        </w:rPr>
        <w:t>针对数据量大、高</w:t>
      </w:r>
      <w:r w:rsidR="00BA6BBD">
        <w:rPr>
          <w:rFonts w:hint="eastAsia"/>
          <w:sz w:val="24"/>
        </w:rPr>
        <w:t>Q</w:t>
      </w:r>
      <w:r w:rsidR="00BA6BBD">
        <w:rPr>
          <w:sz w:val="24"/>
        </w:rPr>
        <w:t>PS</w:t>
      </w:r>
      <w:r w:rsidR="00BA6BBD">
        <w:rPr>
          <w:rFonts w:hint="eastAsia"/>
          <w:sz w:val="24"/>
        </w:rPr>
        <w:t>环境下的业务需求分析</w:t>
      </w:r>
      <w:r w:rsidR="00763D00">
        <w:rPr>
          <w:rFonts w:hint="eastAsia"/>
          <w:sz w:val="24"/>
        </w:rPr>
        <w:t>提出了将</w:t>
      </w:r>
      <w:r w:rsidR="00763D00">
        <w:rPr>
          <w:rFonts w:hint="eastAsia"/>
          <w:sz w:val="24"/>
        </w:rPr>
        <w:t>Redis</w:t>
      </w:r>
      <w:r w:rsidR="00763D00">
        <w:rPr>
          <w:rFonts w:hint="eastAsia"/>
          <w:sz w:val="24"/>
        </w:rPr>
        <w:t>通过</w:t>
      </w:r>
      <w:r w:rsidR="00763D00">
        <w:rPr>
          <w:rFonts w:hint="eastAsia"/>
          <w:sz w:val="24"/>
        </w:rPr>
        <w:t>Proxy</w:t>
      </w:r>
      <w:r w:rsidR="00763D00">
        <w:rPr>
          <w:rFonts w:hint="eastAsia"/>
          <w:sz w:val="24"/>
        </w:rPr>
        <w:t>代理实现集群化的方案，对集群资源进行建模并实现了集群的资源管理。</w:t>
      </w:r>
    </w:p>
    <w:p w14:paraId="205D43B4" w14:textId="19125476" w:rsidR="00BE52AA" w:rsidRDefault="002C5742" w:rsidP="00406C13">
      <w:pPr>
        <w:widowControl/>
        <w:spacing w:line="300" w:lineRule="auto"/>
        <w:ind w:firstLineChars="200" w:firstLine="480"/>
        <w:rPr>
          <w:sz w:val="24"/>
        </w:rPr>
      </w:pPr>
      <w:r>
        <w:rPr>
          <w:rFonts w:hint="eastAsia"/>
          <w:sz w:val="24"/>
        </w:rPr>
        <w:t>Redis</w:t>
      </w:r>
      <w:r>
        <w:rPr>
          <w:sz w:val="24"/>
        </w:rPr>
        <w:t>3.0</w:t>
      </w:r>
      <w:r>
        <w:rPr>
          <w:rFonts w:hint="eastAsia"/>
          <w:sz w:val="24"/>
        </w:rPr>
        <w:t>版本以后提供了</w:t>
      </w:r>
      <w:r w:rsidR="00977570">
        <w:rPr>
          <w:rFonts w:hint="eastAsia"/>
          <w:sz w:val="24"/>
        </w:rPr>
        <w:t>对</w:t>
      </w:r>
      <w:r>
        <w:rPr>
          <w:rFonts w:hint="eastAsia"/>
          <w:sz w:val="24"/>
        </w:rPr>
        <w:t>Cluster</w:t>
      </w:r>
      <w:r w:rsidR="00977570">
        <w:rPr>
          <w:rFonts w:hint="eastAsia"/>
          <w:sz w:val="24"/>
        </w:rPr>
        <w:t>的原生</w:t>
      </w:r>
      <w:r>
        <w:rPr>
          <w:rFonts w:hint="eastAsia"/>
          <w:sz w:val="24"/>
        </w:rPr>
        <w:t>支持</w:t>
      </w:r>
      <w:r w:rsidR="00B81F04">
        <w:rPr>
          <w:sz w:val="24"/>
        </w:rPr>
        <w:fldChar w:fldCharType="begin"/>
      </w:r>
      <w:r w:rsidR="00B81F04">
        <w:rPr>
          <w:sz w:val="24"/>
        </w:rPr>
        <w:instrText xml:space="preserve"> ADDIN NE.Ref.{E97A4C7D-6F4F-4532-9BD1-83190B47A625}</w:instrText>
      </w:r>
      <w:r w:rsidR="00B81F04">
        <w:rPr>
          <w:sz w:val="24"/>
        </w:rPr>
        <w:fldChar w:fldCharType="separate"/>
      </w:r>
      <w:r w:rsidR="000D4024">
        <w:rPr>
          <w:color w:val="080000"/>
          <w:kern w:val="0"/>
          <w:sz w:val="24"/>
          <w:vertAlign w:val="superscript"/>
        </w:rPr>
        <w:t>[19]</w:t>
      </w:r>
      <w:r w:rsidR="00B81F04">
        <w:rPr>
          <w:sz w:val="24"/>
        </w:rPr>
        <w:fldChar w:fldCharType="end"/>
      </w:r>
      <w:r>
        <w:rPr>
          <w:rFonts w:hint="eastAsia"/>
          <w:sz w:val="24"/>
        </w:rPr>
        <w:t>，</w:t>
      </w:r>
      <w:r w:rsidR="00406C13">
        <w:rPr>
          <w:rFonts w:hint="eastAsia"/>
          <w:sz w:val="24"/>
        </w:rPr>
        <w:t>其</w:t>
      </w:r>
      <w:r w:rsidR="00BE52AA">
        <w:rPr>
          <w:rFonts w:hint="eastAsia"/>
          <w:sz w:val="24"/>
        </w:rPr>
        <w:t>代理模式最大的不同之处在于没有中心节点</w:t>
      </w:r>
      <w:r w:rsidR="00B50E00">
        <w:rPr>
          <w:sz w:val="24"/>
        </w:rPr>
        <w:fldChar w:fldCharType="begin"/>
      </w:r>
      <w:r w:rsidR="00B50E00">
        <w:rPr>
          <w:sz w:val="24"/>
        </w:rPr>
        <w:instrText xml:space="preserve"> ADDIN NE.Ref.{7612E6CC-86E3-45F2-9EC8-57F2C471C5BF}</w:instrText>
      </w:r>
      <w:r w:rsidR="00B50E00">
        <w:rPr>
          <w:sz w:val="24"/>
        </w:rPr>
        <w:fldChar w:fldCharType="separate"/>
      </w:r>
      <w:r w:rsidR="000D4024">
        <w:rPr>
          <w:color w:val="080000"/>
          <w:kern w:val="0"/>
          <w:sz w:val="24"/>
          <w:vertAlign w:val="superscript"/>
        </w:rPr>
        <w:t>[20]</w:t>
      </w:r>
      <w:r w:rsidR="00B50E00">
        <w:rPr>
          <w:sz w:val="24"/>
        </w:rPr>
        <w:fldChar w:fldCharType="end"/>
      </w:r>
      <w:r w:rsidR="00BE52AA">
        <w:rPr>
          <w:rFonts w:hint="eastAsia"/>
          <w:sz w:val="24"/>
        </w:rPr>
        <w:t>，</w:t>
      </w:r>
      <w:r w:rsidR="00CD18BD">
        <w:rPr>
          <w:rFonts w:hint="eastAsia"/>
          <w:sz w:val="24"/>
        </w:rPr>
        <w:t>各节点之间使用</w:t>
      </w:r>
      <w:r w:rsidR="00CD18BD">
        <w:rPr>
          <w:rFonts w:hint="eastAsia"/>
          <w:sz w:val="24"/>
        </w:rPr>
        <w:t>Gossip</w:t>
      </w:r>
      <w:r w:rsidR="00CD18BD">
        <w:rPr>
          <w:rFonts w:hint="eastAsia"/>
          <w:sz w:val="24"/>
        </w:rPr>
        <w:t>协议进行通信</w:t>
      </w:r>
      <w:r w:rsidR="004335EF">
        <w:rPr>
          <w:rFonts w:hint="eastAsia"/>
          <w:sz w:val="24"/>
        </w:rPr>
        <w:t>，</w:t>
      </w:r>
      <w:r w:rsidR="004335EF" w:rsidRPr="004335EF">
        <w:rPr>
          <w:sz w:val="24"/>
        </w:rPr>
        <w:t>为了数据的一致性可能牺牲部分允许单点故障的功能，所以当网络故障和节点发生故障时系统会尽力去保证数据的一致性和有效性。</w:t>
      </w:r>
      <w:r w:rsidR="00FE561E" w:rsidRPr="00FE561E">
        <w:rPr>
          <w:rFonts w:hint="eastAsia"/>
          <w:sz w:val="24"/>
        </w:rPr>
        <w:t>Redis</w:t>
      </w:r>
      <w:r w:rsidR="00FE561E" w:rsidRPr="00FE561E">
        <w:rPr>
          <w:rFonts w:hint="eastAsia"/>
          <w:sz w:val="24"/>
        </w:rPr>
        <w:t>集群采用</w:t>
      </w:r>
      <w:r w:rsidR="00FE561E" w:rsidRPr="00FE561E">
        <w:rPr>
          <w:rFonts w:hint="eastAsia"/>
          <w:sz w:val="24"/>
        </w:rPr>
        <w:t>slot</w:t>
      </w:r>
      <w:r w:rsidR="00FE561E" w:rsidRPr="00FE561E">
        <w:rPr>
          <w:rFonts w:hint="eastAsia"/>
          <w:sz w:val="24"/>
        </w:rPr>
        <w:t>（槽）的概念</w:t>
      </w:r>
      <w:r w:rsidR="003076E1">
        <w:rPr>
          <w:sz w:val="24"/>
        </w:rPr>
        <w:fldChar w:fldCharType="begin"/>
      </w:r>
      <w:r w:rsidR="003076E1">
        <w:rPr>
          <w:sz w:val="24"/>
        </w:rPr>
        <w:instrText xml:space="preserve"> ADDIN NE.Ref.{53CDC23C-5580-4900-830C-BCFD13A06261}</w:instrText>
      </w:r>
      <w:r w:rsidR="003076E1">
        <w:rPr>
          <w:sz w:val="24"/>
        </w:rPr>
        <w:fldChar w:fldCharType="separate"/>
      </w:r>
      <w:r w:rsidR="000D4024">
        <w:rPr>
          <w:color w:val="080000"/>
          <w:kern w:val="0"/>
          <w:sz w:val="24"/>
          <w:vertAlign w:val="superscript"/>
        </w:rPr>
        <w:t>[21]</w:t>
      </w:r>
      <w:r w:rsidR="003076E1">
        <w:rPr>
          <w:sz w:val="24"/>
        </w:rPr>
        <w:fldChar w:fldCharType="end"/>
      </w:r>
      <w:r w:rsidR="00FE561E" w:rsidRPr="00FE561E">
        <w:rPr>
          <w:rFonts w:hint="eastAsia"/>
          <w:sz w:val="24"/>
        </w:rPr>
        <w:t>，共分成</w:t>
      </w:r>
      <w:r w:rsidR="00FE561E" w:rsidRPr="00FE561E">
        <w:rPr>
          <w:rFonts w:hint="eastAsia"/>
          <w:sz w:val="24"/>
        </w:rPr>
        <w:t>16384</w:t>
      </w:r>
      <w:r w:rsidR="00FE561E" w:rsidRPr="00FE561E">
        <w:rPr>
          <w:rFonts w:hint="eastAsia"/>
          <w:sz w:val="24"/>
        </w:rPr>
        <w:t>个槽，每一个存入</w:t>
      </w:r>
      <w:r w:rsidR="00FE561E" w:rsidRPr="00FE561E">
        <w:rPr>
          <w:rFonts w:hint="eastAsia"/>
          <w:sz w:val="24"/>
        </w:rPr>
        <w:t>Redis</w:t>
      </w:r>
      <w:r w:rsidR="00FE561E" w:rsidRPr="00FE561E">
        <w:rPr>
          <w:rFonts w:hint="eastAsia"/>
          <w:sz w:val="24"/>
        </w:rPr>
        <w:t>的数据根据</w:t>
      </w:r>
      <w:r w:rsidR="00FE561E" w:rsidRPr="00FE561E">
        <w:rPr>
          <w:rFonts w:hint="eastAsia"/>
          <w:sz w:val="24"/>
        </w:rPr>
        <w:t>key</w:t>
      </w:r>
      <w:r w:rsidR="00FE561E" w:rsidRPr="00FE561E">
        <w:rPr>
          <w:rFonts w:hint="eastAsia"/>
          <w:sz w:val="24"/>
        </w:rPr>
        <w:t>进行散列，存入到某一个</w:t>
      </w:r>
      <w:r w:rsidR="00FE561E" w:rsidRPr="00FE561E">
        <w:rPr>
          <w:rFonts w:hint="eastAsia"/>
          <w:sz w:val="24"/>
        </w:rPr>
        <w:t>slot</w:t>
      </w:r>
      <w:r w:rsidR="00FE561E" w:rsidRPr="00FE561E">
        <w:rPr>
          <w:rFonts w:hint="eastAsia"/>
          <w:sz w:val="24"/>
        </w:rPr>
        <w:t>中。其采用</w:t>
      </w:r>
      <w:r w:rsidR="00FE561E" w:rsidRPr="00FE561E">
        <w:rPr>
          <w:rFonts w:hint="eastAsia"/>
          <w:sz w:val="24"/>
        </w:rPr>
        <w:lastRenderedPageBreak/>
        <w:t>的哈希算法也较为简单，即计算</w:t>
      </w:r>
      <w:r w:rsidR="00FE561E" w:rsidRPr="00FE561E">
        <w:rPr>
          <w:rFonts w:hint="eastAsia"/>
          <w:sz w:val="24"/>
        </w:rPr>
        <w:t>key</w:t>
      </w:r>
      <w:r w:rsidR="00FE561E" w:rsidRPr="00FE561E">
        <w:rPr>
          <w:rFonts w:hint="eastAsia"/>
          <w:sz w:val="24"/>
        </w:rPr>
        <w:t>的</w:t>
      </w:r>
      <w:r w:rsidR="00FE561E" w:rsidRPr="00FE561E">
        <w:rPr>
          <w:sz w:val="24"/>
        </w:rPr>
        <w:t>CRC16</w:t>
      </w:r>
      <w:r w:rsidR="00FE561E" w:rsidRPr="00FE561E">
        <w:rPr>
          <w:rFonts w:hint="eastAsia"/>
          <w:sz w:val="24"/>
        </w:rPr>
        <w:t>结果，再对</w:t>
      </w:r>
      <w:r w:rsidR="00FE561E" w:rsidRPr="00FE561E">
        <w:rPr>
          <w:rFonts w:hint="eastAsia"/>
          <w:sz w:val="24"/>
        </w:rPr>
        <w:t>16384</w:t>
      </w:r>
      <w:r w:rsidR="00FE561E" w:rsidRPr="00FE561E">
        <w:rPr>
          <w:rFonts w:hint="eastAsia"/>
          <w:sz w:val="24"/>
        </w:rPr>
        <w:t>取模得到</w:t>
      </w:r>
      <w:r w:rsidR="00FE561E" w:rsidRPr="00FE561E">
        <w:rPr>
          <w:rFonts w:hint="eastAsia"/>
          <w:sz w:val="24"/>
        </w:rPr>
        <w:t>slot</w:t>
      </w:r>
      <w:r w:rsidR="00FE561E" w:rsidRPr="00FE561E">
        <w:rPr>
          <w:rFonts w:hint="eastAsia"/>
          <w:sz w:val="24"/>
        </w:rPr>
        <w:t>的索引。</w:t>
      </w:r>
    </w:p>
    <w:p w14:paraId="6B61BCC0" w14:textId="17078CA2" w:rsidR="00A72421" w:rsidRPr="008A29D4" w:rsidRDefault="00A72421" w:rsidP="00A72421">
      <w:pPr>
        <w:pStyle w:val="aff1"/>
      </w:pPr>
      <w:r>
        <w:t>R</w:t>
      </w:r>
      <w:r>
        <w:rPr>
          <w:rFonts w:hint="eastAsia"/>
        </w:rPr>
        <w:t>edis</w:t>
      </w:r>
      <w:r>
        <w:rPr>
          <w:rFonts w:hint="eastAsia"/>
        </w:rPr>
        <w:t>集群架构中的</w:t>
      </w:r>
      <w:r w:rsidRPr="008A29D4">
        <w:t>节点彼此互联</w:t>
      </w:r>
      <w:r w:rsidRPr="008A29D4">
        <w:t>(P</w:t>
      </w:r>
      <w:r>
        <w:rPr>
          <w:rFonts w:hint="eastAsia"/>
        </w:rPr>
        <w:t>ing</w:t>
      </w:r>
      <w:r w:rsidRPr="008A29D4">
        <w:t>-P</w:t>
      </w:r>
      <w:r>
        <w:rPr>
          <w:rFonts w:hint="eastAsia"/>
        </w:rPr>
        <w:t>ong</w:t>
      </w:r>
      <w:r w:rsidRPr="008A29D4">
        <w:t>机制</w:t>
      </w:r>
      <w:r>
        <w:t>)</w:t>
      </w:r>
      <w:r w:rsidR="00911EA7">
        <w:fldChar w:fldCharType="begin"/>
      </w:r>
      <w:r w:rsidR="00911EA7">
        <w:instrText xml:space="preserve"> ADDIN NE.Ref.{63978818-BFCC-4E3B-9937-F41C2521FEBE}</w:instrText>
      </w:r>
      <w:r w:rsidR="00911EA7">
        <w:fldChar w:fldCharType="separate"/>
      </w:r>
      <w:r w:rsidR="000D4024">
        <w:rPr>
          <w:color w:val="080000"/>
          <w:kern w:val="0"/>
          <w:vertAlign w:val="superscript"/>
        </w:rPr>
        <w:t>[22]</w:t>
      </w:r>
      <w:r w:rsidR="00911EA7">
        <w:fldChar w:fldCharType="end"/>
      </w:r>
      <w:r>
        <w:rPr>
          <w:rFonts w:hint="eastAsia"/>
        </w:rPr>
        <w:t>，其</w:t>
      </w:r>
      <w:r w:rsidRPr="008A29D4">
        <w:t>内部使用二进制协议优化</w:t>
      </w:r>
      <w:r>
        <w:rPr>
          <w:rFonts w:hint="eastAsia"/>
        </w:rPr>
        <w:t>了</w:t>
      </w:r>
      <w:r w:rsidRPr="008A29D4">
        <w:t>传输速度和带宽</w:t>
      </w:r>
      <w:r>
        <w:rPr>
          <w:rFonts w:hint="eastAsia"/>
        </w:rPr>
        <w:t>。</w:t>
      </w:r>
      <w:r w:rsidRPr="008A29D4">
        <w:t>节点的</w:t>
      </w:r>
      <w:r>
        <w:rPr>
          <w:rFonts w:hint="eastAsia"/>
        </w:rPr>
        <w:t>失效状态</w:t>
      </w:r>
      <w:r w:rsidRPr="008A29D4">
        <w:t>通过集群中超过半数的节点检测</w:t>
      </w:r>
      <w:r>
        <w:rPr>
          <w:rFonts w:hint="eastAsia"/>
        </w:rPr>
        <w:t>判断，且主从结构中，如果主节点故障，可根据选举算法选择一个从节点升级为主节点</w:t>
      </w:r>
      <w:r w:rsidR="00B5318C">
        <w:fldChar w:fldCharType="begin"/>
      </w:r>
      <w:r w:rsidR="00B5318C">
        <w:instrText xml:space="preserve"> ADDIN NE.Ref.{8921D025-F083-4768-ADC2-598E917B7114}</w:instrText>
      </w:r>
      <w:r w:rsidR="00B5318C">
        <w:fldChar w:fldCharType="separate"/>
      </w:r>
      <w:r w:rsidR="000D4024">
        <w:rPr>
          <w:color w:val="080000"/>
          <w:kern w:val="0"/>
          <w:vertAlign w:val="superscript"/>
        </w:rPr>
        <w:t>[23]</w:t>
      </w:r>
      <w:r w:rsidR="00B5318C">
        <w:fldChar w:fldCharType="end"/>
      </w:r>
      <w:r>
        <w:rPr>
          <w:rFonts w:hint="eastAsia"/>
        </w:rPr>
        <w:t>，保障集群正常运行。对客户端而言，</w:t>
      </w:r>
      <w:r>
        <w:t xml:space="preserve"> R</w:t>
      </w:r>
      <w:r>
        <w:rPr>
          <w:rFonts w:hint="eastAsia"/>
        </w:rPr>
        <w:t>edis</w:t>
      </w:r>
      <w:r>
        <w:rPr>
          <w:rFonts w:hint="eastAsia"/>
        </w:rPr>
        <w:t>集群是一个整体，即客户端与任意一个节点连接就能与所有节点通信</w:t>
      </w:r>
      <w:r w:rsidR="007A2DC0">
        <w:fldChar w:fldCharType="begin"/>
      </w:r>
      <w:r w:rsidR="007A2DC0">
        <w:instrText xml:space="preserve"> ADDIN NE.Ref.{23A8E90A-7243-4C0D-9C25-1F36896992C6}</w:instrText>
      </w:r>
      <w:r w:rsidR="007A2DC0">
        <w:fldChar w:fldCharType="separate"/>
      </w:r>
      <w:r w:rsidR="000D4024">
        <w:rPr>
          <w:color w:val="080000"/>
          <w:kern w:val="0"/>
          <w:vertAlign w:val="superscript"/>
        </w:rPr>
        <w:t>[24]</w:t>
      </w:r>
      <w:r w:rsidR="007A2DC0">
        <w:fldChar w:fldCharType="end"/>
      </w:r>
      <w:r>
        <w:rPr>
          <w:rFonts w:hint="eastAsia"/>
        </w:rPr>
        <w:t>。</w:t>
      </w:r>
      <w:r w:rsidR="00E110D2">
        <w:rPr>
          <w:rFonts w:hint="eastAsia"/>
        </w:rPr>
        <w:t>Redis</w:t>
      </w:r>
      <w:r w:rsidR="00E110D2">
        <w:rPr>
          <w:rFonts w:hint="eastAsia"/>
        </w:rPr>
        <w:t>集群架构如图</w:t>
      </w:r>
      <w:r w:rsidR="00E110D2">
        <w:rPr>
          <w:rFonts w:hint="eastAsia"/>
        </w:rPr>
        <w:t>1-</w:t>
      </w:r>
      <w:r w:rsidR="00E110D2">
        <w:t>1</w:t>
      </w:r>
      <w:r w:rsidR="00E110D2">
        <w:rPr>
          <w:rFonts w:hint="eastAsia"/>
        </w:rPr>
        <w:t>所示：</w:t>
      </w:r>
    </w:p>
    <w:p w14:paraId="6DF1380E" w14:textId="77777777" w:rsidR="00E110D2" w:rsidRDefault="00E110D2" w:rsidP="00E110D2">
      <w:pPr>
        <w:pStyle w:val="aff6"/>
      </w:pPr>
      <w:r w:rsidRPr="002D7DD2">
        <w:drawing>
          <wp:inline distT="0" distB="0" distL="0" distR="0" wp14:anchorId="5B1E770C" wp14:editId="3BCBDDF7">
            <wp:extent cx="2267599" cy="260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3747" cy="2652991"/>
                    </a:xfrm>
                    <a:prstGeom prst="rect">
                      <a:avLst/>
                    </a:prstGeom>
                  </pic:spPr>
                </pic:pic>
              </a:graphicData>
            </a:graphic>
          </wp:inline>
        </w:drawing>
      </w:r>
    </w:p>
    <w:p w14:paraId="5A005DE1" w14:textId="32FF84E1" w:rsidR="00E110D2" w:rsidRDefault="00E110D2" w:rsidP="00E110D2">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1</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t xml:space="preserve"> R</w:t>
      </w:r>
      <w:r>
        <w:rPr>
          <w:rFonts w:hint="eastAsia"/>
        </w:rPr>
        <w:t>edis</w:t>
      </w:r>
      <w:r>
        <w:rPr>
          <w:rFonts w:hint="eastAsia"/>
        </w:rPr>
        <w:t>集群架构</w:t>
      </w:r>
    </w:p>
    <w:p w14:paraId="19C2C0ED" w14:textId="538D1BEF" w:rsidR="0018116A" w:rsidRDefault="0067069F" w:rsidP="0018116A">
      <w:pPr>
        <w:pStyle w:val="aff1"/>
      </w:pPr>
      <w:commentRangeStart w:id="46"/>
      <w:r>
        <w:rPr>
          <w:rFonts w:hint="eastAsia"/>
        </w:rPr>
        <w:t>目前</w:t>
      </w:r>
      <w:r>
        <w:rPr>
          <w:rFonts w:hint="eastAsia"/>
        </w:rPr>
        <w:t>Redis</w:t>
      </w:r>
      <w:r>
        <w:rPr>
          <w:rFonts w:hint="eastAsia"/>
        </w:rPr>
        <w:t>原生集群技术运用不多</w:t>
      </w:r>
      <w:r w:rsidR="004D7159">
        <w:fldChar w:fldCharType="begin"/>
      </w:r>
      <w:r w:rsidR="004D7159">
        <w:instrText xml:space="preserve"> ADDIN NE.Ref.{860F83BB-4F19-4A3A-8284-7ACFBA9E94E6}</w:instrText>
      </w:r>
      <w:r w:rsidR="004D7159">
        <w:fldChar w:fldCharType="separate"/>
      </w:r>
      <w:r w:rsidR="000D4024">
        <w:rPr>
          <w:color w:val="080000"/>
          <w:kern w:val="0"/>
          <w:vertAlign w:val="superscript"/>
        </w:rPr>
        <w:t>[25]</w:t>
      </w:r>
      <w:r w:rsidR="004D7159">
        <w:fldChar w:fldCharType="end"/>
      </w:r>
      <w:r>
        <w:rPr>
          <w:rFonts w:hint="eastAsia"/>
        </w:rPr>
        <w:t>，且</w:t>
      </w:r>
      <w:r w:rsidR="00D827AF">
        <w:rPr>
          <w:rFonts w:hint="eastAsia"/>
        </w:rPr>
        <w:t>基本都是在互联网领域使用。</w:t>
      </w:r>
      <w:r w:rsidR="00432C7F">
        <w:rPr>
          <w:rFonts w:hint="eastAsia"/>
        </w:rPr>
        <w:t>在工业大数据技术越发成熟的今天，</w:t>
      </w:r>
      <w:r w:rsidR="00456F54">
        <w:rPr>
          <w:rFonts w:hint="eastAsia"/>
        </w:rPr>
        <w:t>能高效率处理工业数据的</w:t>
      </w:r>
      <w:r w:rsidR="00A515C1">
        <w:rPr>
          <w:rFonts w:hint="eastAsia"/>
        </w:rPr>
        <w:t>Reids</w:t>
      </w:r>
      <w:r w:rsidR="00A515C1">
        <w:rPr>
          <w:rFonts w:hint="eastAsia"/>
        </w:rPr>
        <w:t>数据库</w:t>
      </w:r>
      <w:r w:rsidR="001F54A4">
        <w:rPr>
          <w:rFonts w:hint="eastAsia"/>
        </w:rPr>
        <w:t>在工业生产上有着非常大的</w:t>
      </w:r>
      <w:r w:rsidR="00AC2AEF">
        <w:rPr>
          <w:rFonts w:hint="eastAsia"/>
        </w:rPr>
        <w:t>前景。</w:t>
      </w:r>
      <w:commentRangeEnd w:id="46"/>
      <w:r w:rsidR="0066643C">
        <w:rPr>
          <w:rStyle w:val="af8"/>
        </w:rPr>
        <w:commentReference w:id="46"/>
      </w:r>
    </w:p>
    <w:p w14:paraId="19B3AA77" w14:textId="58AD569A" w:rsidR="00CB02B7" w:rsidRPr="005B6DF6" w:rsidRDefault="00CE0E55" w:rsidP="00103417">
      <w:pPr>
        <w:pStyle w:val="2"/>
      </w:pPr>
      <w:bookmarkStart w:id="47" w:name="_Toc481489283"/>
      <w:del w:id="48" w:author="ZENGJING" w:date="2017-05-02T20:57:00Z">
        <w:r w:rsidRPr="005B6DF6" w:rsidDel="007C4397">
          <w:rPr>
            <w:rFonts w:hint="eastAsia"/>
          </w:rPr>
          <w:delText>论文的</w:delText>
        </w:r>
      </w:del>
      <w:r w:rsidRPr="005B6DF6">
        <w:rPr>
          <w:rFonts w:hint="eastAsia"/>
        </w:rPr>
        <w:t>研究内容</w:t>
      </w:r>
      <w:del w:id="49" w:author="ZENGJING" w:date="2017-05-02T20:57:00Z">
        <w:r w:rsidRPr="005B6DF6" w:rsidDel="007C4397">
          <w:rPr>
            <w:rFonts w:hint="eastAsia"/>
          </w:rPr>
          <w:delText>及主要工作</w:delText>
        </w:r>
      </w:del>
      <w:bookmarkEnd w:id="47"/>
    </w:p>
    <w:p w14:paraId="1C9F4C35" w14:textId="1F0D1F65"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w:t>
      </w:r>
      <w:del w:id="50" w:author="ZENGJING" w:date="2017-05-02T20:57:00Z">
        <w:r w:rsidRPr="00C92BF6" w:rsidDel="007C4397">
          <w:rPr>
            <w:rFonts w:hint="eastAsia"/>
            <w:sz w:val="24"/>
          </w:rPr>
          <w:delText>所做的主要工作</w:delText>
        </w:r>
      </w:del>
      <w:ins w:id="51" w:author="ZENGJING" w:date="2017-05-02T20:57:00Z">
        <w:r w:rsidR="007C4397">
          <w:rPr>
            <w:rFonts w:hint="eastAsia"/>
            <w:sz w:val="24"/>
          </w:rPr>
          <w:t>主要研究内容</w:t>
        </w:r>
      </w:ins>
      <w:r w:rsidRPr="00C92BF6">
        <w:rPr>
          <w:rFonts w:hint="eastAsia"/>
          <w:sz w:val="24"/>
        </w:rPr>
        <w:t>如下：</w:t>
      </w:r>
    </w:p>
    <w:p w14:paraId="263B50D7" w14:textId="77777777" w:rsidR="00C92BF6" w:rsidRPr="00284C3C" w:rsidRDefault="003F2A3F" w:rsidP="00262978">
      <w:pPr>
        <w:pStyle w:val="a8"/>
        <w:widowControl/>
        <w:numPr>
          <w:ilvl w:val="0"/>
          <w:numId w:val="3"/>
        </w:numPr>
        <w:spacing w:line="300" w:lineRule="auto"/>
        <w:ind w:firstLineChars="0"/>
        <w:rPr>
          <w:sz w:val="24"/>
        </w:rPr>
      </w:pPr>
      <w:commentRangeStart w:id="52"/>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commentRangeEnd w:id="52"/>
      <w:r w:rsidR="007C4397">
        <w:rPr>
          <w:rStyle w:val="af8"/>
        </w:rPr>
        <w:commentReference w:id="52"/>
      </w:r>
    </w:p>
    <w:p w14:paraId="3BB444B3" w14:textId="16F82BE1" w:rsidR="00C92BF6" w:rsidRPr="00C92BF6" w:rsidRDefault="00C92BF6" w:rsidP="00284C3C">
      <w:pPr>
        <w:pStyle w:val="2"/>
      </w:pPr>
      <w:bookmarkStart w:id="53" w:name="_Toc451855735"/>
      <w:bookmarkStart w:id="54" w:name="_Toc479150234"/>
      <w:bookmarkStart w:id="55" w:name="_Toc481489284"/>
      <w:del w:id="56" w:author="ZENGJING" w:date="2017-05-02T20:59:00Z">
        <w:r w:rsidRPr="00C92BF6" w:rsidDel="007C4397">
          <w:rPr>
            <w:rFonts w:hint="eastAsia"/>
          </w:rPr>
          <w:delText>论文</w:delText>
        </w:r>
      </w:del>
      <w:commentRangeStart w:id="57"/>
      <w:r w:rsidRPr="00C92BF6">
        <w:rPr>
          <w:rFonts w:hint="eastAsia"/>
        </w:rPr>
        <w:t>组织结构</w:t>
      </w:r>
      <w:bookmarkEnd w:id="53"/>
      <w:bookmarkEnd w:id="54"/>
      <w:bookmarkEnd w:id="55"/>
      <w:commentRangeEnd w:id="57"/>
      <w:r w:rsidR="007C4397">
        <w:rPr>
          <w:rStyle w:val="af8"/>
          <w:rFonts w:ascii="Times New Roman" w:eastAsia="宋体" w:hAnsi="Times New Roman"/>
        </w:rPr>
        <w:commentReference w:id="57"/>
      </w:r>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36CD4720"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w:t>
      </w:r>
      <w:r w:rsidR="00590983">
        <w:rPr>
          <w:rFonts w:hint="eastAsia"/>
          <w:sz w:val="24"/>
        </w:rPr>
        <w:t>面向</w:t>
      </w:r>
      <w:r w:rsidR="002A4910">
        <w:rPr>
          <w:rFonts w:hint="eastAsia"/>
          <w:sz w:val="24"/>
        </w:rPr>
        <w:t>汽车</w:t>
      </w:r>
      <w:r w:rsidR="00590983">
        <w:rPr>
          <w:rFonts w:hint="eastAsia"/>
          <w:sz w:val="24"/>
        </w:rPr>
        <w:t>轮毂单元加工自动化生产线着手，首先设计</w:t>
      </w:r>
      <w:r w:rsidR="00E510C4" w:rsidRPr="00E510C4">
        <w:rPr>
          <w:rFonts w:hint="eastAsia"/>
          <w:sz w:val="24"/>
        </w:rPr>
        <w:t>其加工工艺，然后根据工艺特征设计整个生产线的工艺流程，接着根据生产线的工艺流程进行数控机床和机器人的选型及验证，随后进行整个生产线设备的布局设计</w:t>
      </w:r>
      <w:r w:rsidR="00590983">
        <w:rPr>
          <w:rFonts w:hint="eastAsia"/>
          <w:sz w:val="24"/>
        </w:rPr>
        <w:t>，</w:t>
      </w:r>
      <w:r w:rsidR="00E510C4" w:rsidRPr="00E510C4">
        <w:rPr>
          <w:rFonts w:hint="eastAsia"/>
          <w:sz w:val="24"/>
        </w:rPr>
        <w:t>从而完成</w:t>
      </w:r>
      <w:r w:rsidR="00590983">
        <w:rPr>
          <w:rFonts w:hint="eastAsia"/>
          <w:sz w:val="24"/>
        </w:rPr>
        <w:t>面向</w:t>
      </w:r>
      <w:r w:rsidR="002A4910">
        <w:rPr>
          <w:rFonts w:hint="eastAsia"/>
          <w:sz w:val="24"/>
        </w:rPr>
        <w:t>汽车</w:t>
      </w:r>
      <w:r w:rsidR="00590983">
        <w:rPr>
          <w:rFonts w:hint="eastAsia"/>
          <w:sz w:val="24"/>
        </w:rPr>
        <w:t>轮毂单元加工自动化生产线的总体设计</w:t>
      </w:r>
    </w:p>
    <w:p w14:paraId="13F44091" w14:textId="271E4FF1"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w:t>
      </w:r>
      <w:r w:rsidR="00590983">
        <w:rPr>
          <w:rFonts w:hint="eastAsia"/>
          <w:sz w:val="24"/>
        </w:rPr>
        <w:t>进行</w:t>
      </w:r>
      <w:r w:rsidR="00590983">
        <w:rPr>
          <w:rFonts w:hint="eastAsia"/>
          <w:sz w:val="24"/>
        </w:rPr>
        <w:t>Redis</w:t>
      </w:r>
      <w:r w:rsidR="00A309AD" w:rsidRPr="00A309AD">
        <w:rPr>
          <w:rFonts w:hint="eastAsia"/>
          <w:sz w:val="24"/>
        </w:rPr>
        <w:t>服务器端的</w:t>
      </w:r>
      <w:r w:rsidR="00590983">
        <w:rPr>
          <w:rFonts w:hint="eastAsia"/>
          <w:sz w:val="24"/>
        </w:rPr>
        <w:t>布置</w:t>
      </w:r>
      <w:r w:rsidR="00A309AD" w:rsidRPr="00A309AD">
        <w:rPr>
          <w:rFonts w:hint="eastAsia"/>
          <w:sz w:val="24"/>
        </w:rPr>
        <w:t>，为后面软件开发设计打下基础，提升软件运行的效率。</w:t>
      </w:r>
    </w:p>
    <w:p w14:paraId="1C5DB233" w14:textId="21ABC411"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w:t>
      </w:r>
      <w:r w:rsidR="00D42EE2">
        <w:rPr>
          <w:rFonts w:hint="eastAsia"/>
          <w:sz w:val="24"/>
        </w:rPr>
        <w:t>应用</w:t>
      </w:r>
      <w:r w:rsidR="00A309AD" w:rsidRPr="00A309AD">
        <w:rPr>
          <w:rFonts w:hint="eastAsia"/>
          <w:sz w:val="24"/>
        </w:rPr>
        <w:t>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w:t>
      </w:r>
      <w:r w:rsidR="002A4910">
        <w:rPr>
          <w:rFonts w:hint="eastAsia"/>
          <w:sz w:val="24"/>
        </w:rPr>
        <w:t>应用</w:t>
      </w:r>
      <w:r w:rsidR="00A309AD" w:rsidRPr="00A309AD">
        <w:rPr>
          <w:rFonts w:hint="eastAsia"/>
          <w:sz w:val="24"/>
        </w:rPr>
        <w:t>软件模型</w:t>
      </w:r>
      <w:r w:rsidR="002A4910">
        <w:rPr>
          <w:rFonts w:hint="eastAsia"/>
          <w:sz w:val="24"/>
        </w:rPr>
        <w:t>中</w:t>
      </w:r>
      <w:r w:rsidR="00A309AD" w:rsidRPr="00A309AD">
        <w:rPr>
          <w:rFonts w:hint="eastAsia"/>
          <w:sz w:val="24"/>
        </w:rPr>
        <w:t>的作用，然后从面向对象的角度阐述生产线</w:t>
      </w:r>
      <w:r w:rsidR="00D42EE2">
        <w:rPr>
          <w:rFonts w:hint="eastAsia"/>
          <w:sz w:val="24"/>
        </w:rPr>
        <w:t>应用</w:t>
      </w:r>
      <w:r w:rsidR="00A309AD" w:rsidRPr="00A309AD">
        <w:rPr>
          <w:rFonts w:hint="eastAsia"/>
          <w:sz w:val="24"/>
        </w:rPr>
        <w:t>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p>
    <w:p w14:paraId="518A18DB" w14:textId="4ECDE674" w:rsidR="00C92BF6" w:rsidRPr="00C92BF6" w:rsidRDefault="00C92BF6" w:rsidP="00C92BF6">
      <w:pPr>
        <w:widowControl/>
        <w:spacing w:line="300" w:lineRule="auto"/>
        <w:ind w:firstLineChars="200" w:firstLine="480"/>
        <w:rPr>
          <w:sz w:val="24"/>
        </w:rPr>
      </w:pPr>
      <w:commentRangeStart w:id="58"/>
      <w:r w:rsidRPr="00C92BF6">
        <w:rPr>
          <w:rFonts w:hint="eastAsia"/>
          <w:sz w:val="24"/>
        </w:rPr>
        <w:t>第五章是对本文所设计和实现的工具进行测试，</w:t>
      </w:r>
      <w:r w:rsidR="002163C3" w:rsidRPr="002163C3">
        <w:rPr>
          <w:rFonts w:hint="eastAsia"/>
          <w:sz w:val="24"/>
        </w:rPr>
        <w:t>主要描述生产线</w:t>
      </w:r>
      <w:r w:rsidR="0096341C">
        <w:rPr>
          <w:rFonts w:hint="eastAsia"/>
          <w:sz w:val="24"/>
        </w:rPr>
        <w:t>应用</w:t>
      </w:r>
      <w:r w:rsidR="002163C3" w:rsidRPr="002163C3">
        <w:rPr>
          <w:rFonts w:hint="eastAsia"/>
          <w:sz w:val="24"/>
        </w:rPr>
        <w:t>软件</w:t>
      </w:r>
      <w:r w:rsidR="00DD0437">
        <w:rPr>
          <w:rFonts w:hint="eastAsia"/>
          <w:sz w:val="24"/>
        </w:rPr>
        <w:t>功能测试</w:t>
      </w:r>
      <w:r w:rsidR="00ED035B">
        <w:rPr>
          <w:rFonts w:hint="eastAsia"/>
          <w:sz w:val="24"/>
        </w:rPr>
        <w:t>情况</w:t>
      </w:r>
      <w:r w:rsidR="002163C3" w:rsidRPr="002163C3">
        <w:rPr>
          <w:rFonts w:hint="eastAsia"/>
          <w:sz w:val="24"/>
        </w:rPr>
        <w:t>。</w:t>
      </w:r>
      <w:commentRangeEnd w:id="58"/>
      <w:r w:rsidR="007C4397">
        <w:rPr>
          <w:rStyle w:val="af8"/>
        </w:rPr>
        <w:commentReference w:id="58"/>
      </w:r>
    </w:p>
    <w:p w14:paraId="39E86A97" w14:textId="66A6168F"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62D5C">
        <w:rPr>
          <w:rFonts w:hint="eastAsia"/>
          <w:sz w:val="24"/>
        </w:rPr>
        <w:t>面向</w:t>
      </w:r>
      <w:r w:rsidR="00662D5C" w:rsidRPr="00E510C4">
        <w:rPr>
          <w:rFonts w:hint="eastAsia"/>
          <w:sz w:val="24"/>
        </w:rPr>
        <w:t>汽车关</w:t>
      </w:r>
      <w:r w:rsidR="00662D5C">
        <w:rPr>
          <w:rFonts w:hint="eastAsia"/>
          <w:sz w:val="24"/>
        </w:rPr>
        <w:t>轮毂单元加工自动化生产线设计</w:t>
      </w:r>
      <w:r w:rsidRPr="00C92BF6">
        <w:rPr>
          <w:rFonts w:hint="eastAsia"/>
          <w:sz w:val="24"/>
        </w:rPr>
        <w:t>的不足，同时给出了未来可以改进的方向。</w:t>
      </w:r>
      <w:bookmarkEnd w:id="27"/>
      <w:bookmarkEnd w:id="28"/>
      <w:bookmarkEnd w:id="29"/>
      <w:bookmarkEnd w:id="30"/>
      <w:bookmarkEnd w:id="31"/>
      <w:bookmarkEnd w:id="32"/>
    </w:p>
    <w:p w14:paraId="244E0550" w14:textId="4B164910" w:rsidR="00924BF5" w:rsidRDefault="002640DE" w:rsidP="00EA6ADC">
      <w:pPr>
        <w:pStyle w:val="10"/>
      </w:pPr>
      <w:bookmarkStart w:id="59" w:name="_Toc481489285"/>
      <w:r>
        <w:rPr>
          <w:rFonts w:hint="eastAsia"/>
        </w:rPr>
        <w:lastRenderedPageBreak/>
        <w:t>汽车轮毂单元自动化生产线</w:t>
      </w:r>
      <w:r w:rsidR="002F6A9C">
        <w:rPr>
          <w:rFonts w:hint="eastAsia"/>
        </w:rPr>
        <w:t>设计与</w:t>
      </w:r>
      <w:r w:rsidR="00A33C53">
        <w:rPr>
          <w:rFonts w:hint="eastAsia"/>
        </w:rPr>
        <w:t>实现</w:t>
      </w:r>
      <w:bookmarkEnd w:id="59"/>
    </w:p>
    <w:p w14:paraId="64D2FCED" w14:textId="6C6F0F91" w:rsidR="00B469C1" w:rsidRPr="00581619" w:rsidRDefault="00B71608" w:rsidP="00581619">
      <w:pPr>
        <w:pStyle w:val="2"/>
        <w:rPr>
          <w:rStyle w:val="30"/>
          <w:sz w:val="28"/>
          <w:szCs w:val="28"/>
        </w:rPr>
      </w:pPr>
      <w:bookmarkStart w:id="60" w:name="_Toc481489286"/>
      <w:r w:rsidRPr="00B1643D">
        <w:rPr>
          <w:rFonts w:hint="eastAsia"/>
        </w:rPr>
        <w:t>汽车轮毂单元</w:t>
      </w:r>
      <w:r w:rsidR="00253457">
        <w:rPr>
          <w:rFonts w:hint="eastAsia"/>
        </w:rPr>
        <w:t>工艺</w:t>
      </w:r>
      <w:r w:rsidR="00CB10E0">
        <w:rPr>
          <w:rFonts w:hint="eastAsia"/>
        </w:rPr>
        <w:t>设计</w:t>
      </w:r>
      <w:bookmarkEnd w:id="60"/>
    </w:p>
    <w:p w14:paraId="69ADB839" w14:textId="1906FE1D"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0D4024">
        <w:rPr>
          <w:color w:val="080000"/>
          <w:kern w:val="0"/>
          <w:vertAlign w:val="superscript"/>
        </w:rPr>
        <w:t>[26]</w:t>
      </w:r>
      <w:r w:rsidR="00C31F20">
        <w:fldChar w:fldCharType="end"/>
      </w:r>
      <w:r w:rsidRPr="00B1643D">
        <w:rPr>
          <w:rFonts w:hint="eastAsia"/>
        </w:rPr>
        <w:t>，轮毂单元的质量直接决定汽车前桥的质量。</w:t>
      </w:r>
      <w:r w:rsidR="00987292">
        <w:rPr>
          <w:rFonts w:hint="eastAsia"/>
        </w:rPr>
        <w:t>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0D4024">
        <w:rPr>
          <w:color w:val="080000"/>
          <w:kern w:val="0"/>
          <w:vertAlign w:val="superscript"/>
        </w:rPr>
        <w:t>[27]</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w:t>
      </w:r>
      <w:r w:rsidR="00E27DE1">
        <w:rPr>
          <w:rFonts w:hint="eastAsia"/>
        </w:rPr>
        <w:t>轮毂单元</w:t>
      </w:r>
      <w:r w:rsidR="00345C88">
        <w:rPr>
          <w:rFonts w:hint="eastAsia"/>
        </w:rPr>
        <w:t>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0D4024">
        <w:fldChar w:fldCharType="begin"/>
      </w:r>
      <w:r w:rsidR="000D4024">
        <w:instrText xml:space="preserve"> ADDIN NE.Ref.{635FBF66-DCB0-44DA-91AB-3566495E959A}</w:instrText>
      </w:r>
      <w:r w:rsidR="000D4024">
        <w:fldChar w:fldCharType="separate"/>
      </w:r>
      <w:r w:rsidR="000D4024">
        <w:rPr>
          <w:color w:val="080000"/>
          <w:kern w:val="0"/>
          <w:vertAlign w:val="superscript"/>
        </w:rPr>
        <w:t>[28]</w:t>
      </w:r>
      <w:r w:rsidR="000D4024">
        <w:fldChar w:fldCharType="end"/>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0508A0">
        <w:fldChar w:fldCharType="begin"/>
      </w:r>
      <w:r w:rsidR="000508A0">
        <w:instrText xml:space="preserve"> INCLUDEPICTURE  "D:\\Documents\\Tencent Files\\339007878\\Image\\C2C\\~K4PQH$C7[CF%)EDUOC)WRL.png" \* MERGEFORMATINET </w:instrText>
      </w:r>
      <w:r w:rsidR="000508A0">
        <w:fldChar w:fldCharType="separate"/>
      </w:r>
      <w:r w:rsidR="00D81B24">
        <w:fldChar w:fldCharType="begin"/>
      </w:r>
      <w:r w:rsidR="00D81B24">
        <w:instrText xml:space="preserve"> INCLUDEPICTURE  "D:\\Documents\\Tencent Files\\339007878\\Image\\C2C\\~K4PQH$C7[CF%)EDUOC)WRL.png" \* MERGEFORMATINET </w:instrText>
      </w:r>
      <w:r w:rsidR="00D81B24">
        <w:fldChar w:fldCharType="separate"/>
      </w:r>
      <w:r w:rsidR="00723424">
        <w:fldChar w:fldCharType="begin"/>
      </w:r>
      <w:r w:rsidR="00723424">
        <w:instrText xml:space="preserve"> INCLUDEPICTURE  "D:\\Documents\\Tencent Files\\339007878\\Image\\C2C\\~K4PQH$C7[CF%)EDUOC)WRL.png" \* MERGEFORMATINET </w:instrText>
      </w:r>
      <w:r w:rsidR="00723424">
        <w:fldChar w:fldCharType="separate"/>
      </w:r>
      <w:r w:rsidR="00060969">
        <w:fldChar w:fldCharType="begin"/>
      </w:r>
      <w:r w:rsidR="00060969">
        <w:instrText xml:space="preserve"> INCLUDEPICTURE  "D:\\Documents\\Tencent Files\\339007878\\Image\\C2C\\~K4PQH$C7[CF%)EDUOC)WRL.png" \* MERGEFORMATINET </w:instrText>
      </w:r>
      <w:r w:rsidR="00060969">
        <w:fldChar w:fldCharType="separate"/>
      </w:r>
      <w:r w:rsidR="007E40B7">
        <w:fldChar w:fldCharType="begin"/>
      </w:r>
      <w:r w:rsidR="007E40B7">
        <w:instrText xml:space="preserve"> INCLUDEPICTURE  "D:\\Documents\\Tencent Files\\339007878\\Image\\C2C\\~K4PQH$C7[CF%)EDUOC)WRL.png" \* MERGEFORMATINET </w:instrText>
      </w:r>
      <w:r w:rsidR="007E40B7">
        <w:fldChar w:fldCharType="separate"/>
      </w:r>
      <w:r w:rsidR="004C3708">
        <w:fldChar w:fldCharType="begin"/>
      </w:r>
      <w:r w:rsidR="004C3708">
        <w:instrText xml:space="preserve"> INCLUDEPICTURE  "D:\\Documents\\Tencent Files\\339007878\\Image\\C2C\\~K4PQH$C7[CF%)EDUOC)WRL.png" \* MERGEFORMATINET </w:instrText>
      </w:r>
      <w:r w:rsidR="004C3708">
        <w:fldChar w:fldCharType="separate"/>
      </w:r>
      <w:r w:rsidR="008D64B4">
        <w:fldChar w:fldCharType="begin"/>
      </w:r>
      <w:r w:rsidR="008D64B4">
        <w:instrText xml:space="preserve"> INCLUDEPICTURE  "D:\\Documents\\Tencent Files\\339007878\\Image\\C2C\\~K4PQH$C7[CF%)EDUOC)WRL.png" \* MERGEFORMATINET </w:instrText>
      </w:r>
      <w:r w:rsidR="008D64B4">
        <w:fldChar w:fldCharType="separate"/>
      </w:r>
      <w:r w:rsidR="008D2F2D">
        <w:fldChar w:fldCharType="begin"/>
      </w:r>
      <w:r w:rsidR="008D2F2D">
        <w:instrText xml:space="preserve"> INCLUDEPICTURE  "D:\\Documents\\Tencent Files\\339007878\\Image\\C2C\\~K4PQH$C7[CF%)EDUOC)WRL.png" \* MERGEFORMATINET </w:instrText>
      </w:r>
      <w:r w:rsidR="008D2F2D">
        <w:fldChar w:fldCharType="separate"/>
      </w:r>
      <w:r w:rsidR="00417B02">
        <w:fldChar w:fldCharType="begin"/>
      </w:r>
      <w:r w:rsidR="00417B02">
        <w:instrText xml:space="preserve"> INCLUDEPICTURE  "D:\\Documents\\Tencent Files\\339007878\\Image\\C2C\\~K4PQH$C7[CF%)EDUOC)WRL.png" \* MERGEFORMATINET </w:instrText>
      </w:r>
      <w:r w:rsidR="00417B02">
        <w:fldChar w:fldCharType="separate"/>
      </w:r>
      <w:r w:rsidR="000C54A9">
        <w:fldChar w:fldCharType="begin"/>
      </w:r>
      <w:r w:rsidR="000C54A9">
        <w:instrText xml:space="preserve"> INCLUDEPICTURE  "D:\\Documents\\Tencent Files\\339007878\\Image\\C2C\\~K4PQH$C7[CF%)EDUOC)WRL.png" \* MERGEFORMATINET </w:instrText>
      </w:r>
      <w:r w:rsidR="000C54A9">
        <w:fldChar w:fldCharType="separate"/>
      </w:r>
      <w:r w:rsidR="00626639">
        <w:fldChar w:fldCharType="begin"/>
      </w:r>
      <w:r w:rsidR="00626639">
        <w:instrText xml:space="preserve"> INCLUDEPICTURE  "D:\\Documents\\Tencent Files\\339007878\\Image\\C2C\\~K4PQH$C7[CF%)EDUOC)WRL.png" \* MERGEFORMATINET </w:instrText>
      </w:r>
      <w:r w:rsidR="00626639">
        <w:fldChar w:fldCharType="separate"/>
      </w:r>
      <w:r w:rsidR="00671629">
        <w:fldChar w:fldCharType="begin"/>
      </w:r>
      <w:r w:rsidR="00671629">
        <w:instrText xml:space="preserve"> INCLUDEPICTURE  "D:\\Documents\\Tencent Files\\339007878\\Image\\C2C\\~K4PQH$C7[CF%)EDUOC)WRL.png" \* MERGEFORMATINET </w:instrText>
      </w:r>
      <w:r w:rsidR="00671629">
        <w:fldChar w:fldCharType="separate"/>
      </w:r>
      <w:r w:rsidR="0066643C">
        <w:fldChar w:fldCharType="begin"/>
      </w:r>
      <w:r w:rsidR="0066643C">
        <w:instrText xml:space="preserve"> INCLUDEPICTURE  "D:\\Documents\\Tencent Files\\339007878\\Image\\C2C\\~K4PQH$C7[CF%)EDUOC)WRL.png" \* MERGEFORMATINET </w:instrText>
      </w:r>
      <w:r w:rsidR="0066643C">
        <w:fldChar w:fldCharType="separate"/>
      </w:r>
      <w:r w:rsidR="00DB30AA">
        <w:fldChar w:fldCharType="begin"/>
      </w:r>
      <w:r w:rsidR="00DB30AA">
        <w:instrText xml:space="preserve"> INCLUDEPICTURE  "D:\\Documents\\Tencent Files\\339007878\\Image\\C2C\\~K4PQH$C7[CF%)EDUOC)WRL.png" \* MERGEFORMATINET </w:instrText>
      </w:r>
      <w:r w:rsidR="00DB30AA">
        <w:fldChar w:fldCharType="separate"/>
      </w:r>
      <w:r w:rsidR="00DB30AA">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51.5pt">
            <v:imagedata r:id="rId18" r:href="rId19"/>
          </v:shape>
        </w:pict>
      </w:r>
      <w:r w:rsidR="00DB30AA">
        <w:fldChar w:fldCharType="end"/>
      </w:r>
      <w:r w:rsidR="0066643C">
        <w:fldChar w:fldCharType="end"/>
      </w:r>
      <w:r w:rsidR="00671629">
        <w:fldChar w:fldCharType="end"/>
      </w:r>
      <w:r w:rsidR="00626639">
        <w:fldChar w:fldCharType="end"/>
      </w:r>
      <w:r w:rsidR="000C54A9">
        <w:fldChar w:fldCharType="end"/>
      </w:r>
      <w:r w:rsidR="00417B02">
        <w:fldChar w:fldCharType="end"/>
      </w:r>
      <w:r w:rsidR="008D2F2D">
        <w:fldChar w:fldCharType="end"/>
      </w:r>
      <w:r w:rsidR="008D64B4">
        <w:fldChar w:fldCharType="end"/>
      </w:r>
      <w:r w:rsidR="004C3708">
        <w:fldChar w:fldCharType="end"/>
      </w:r>
      <w:r w:rsidR="007E40B7">
        <w:fldChar w:fldCharType="end"/>
      </w:r>
      <w:r w:rsidR="00060969">
        <w:fldChar w:fldCharType="end"/>
      </w:r>
      <w:r w:rsidR="00723424">
        <w:fldChar w:fldCharType="end"/>
      </w:r>
      <w:r w:rsidR="00D81B24">
        <w:fldChar w:fldCharType="end"/>
      </w:r>
      <w:r w:rsidR="000508A0">
        <w:fldChar w:fldCharType="end"/>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76CB6868" w:rsidR="00273468" w:rsidRPr="00B1643D" w:rsidRDefault="00273468" w:rsidP="00273468">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6C4746D2" w:rsidR="00273468" w:rsidRDefault="00273468" w:rsidP="00273468">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Pr>
          <w:rFonts w:hint="eastAsia"/>
        </w:rPr>
        <w:t>轮毂单元内外圈</w:t>
      </w:r>
      <w:r>
        <w:rPr>
          <w:rFonts w:hint="eastAsia"/>
        </w:rPr>
        <w:t>3</w:t>
      </w:r>
      <w:r>
        <w:t>D</w:t>
      </w:r>
      <w:r>
        <w:rPr>
          <w:rFonts w:hint="eastAsia"/>
        </w:rPr>
        <w:t>图</w:t>
      </w:r>
    </w:p>
    <w:p w14:paraId="65BAE1C8" w14:textId="77777777" w:rsidR="00E95EFF" w:rsidRPr="00E95EFF" w:rsidRDefault="00E95EFF" w:rsidP="00E95EFF"/>
    <w:p w14:paraId="2767091C" w14:textId="6E52F726" w:rsidR="002678B3" w:rsidRDefault="00765FC3" w:rsidP="002678B3">
      <w:pPr>
        <w:pStyle w:val="aff1"/>
      </w:pPr>
      <w:r>
        <w:rPr>
          <w:rFonts w:hint="eastAsia"/>
        </w:rPr>
        <w:lastRenderedPageBreak/>
        <w:t>汽车轮毂单元加工工艺</w:t>
      </w:r>
      <w:r w:rsidR="007F6F91">
        <w:rPr>
          <w:rFonts w:hint="eastAsia"/>
        </w:rPr>
        <w:t>是决定其加工质量的最根本因素</w:t>
      </w:r>
      <w:r w:rsidR="00A349B3">
        <w:fldChar w:fldCharType="begin"/>
      </w:r>
      <w:r w:rsidR="00A349B3">
        <w:instrText xml:space="preserve"> ADDIN NE.Ref.{28C425B8-D02A-4FEA-973E-976356AEEAEA}</w:instrText>
      </w:r>
      <w:r w:rsidR="00A349B3">
        <w:fldChar w:fldCharType="separate"/>
      </w:r>
      <w:r w:rsidR="000D4024">
        <w:rPr>
          <w:color w:val="080000"/>
          <w:kern w:val="0"/>
          <w:vertAlign w:val="superscript"/>
        </w:rPr>
        <w:t>[29]</w:t>
      </w:r>
      <w:r w:rsidR="00A349B3">
        <w:fldChar w:fldCharType="end"/>
      </w:r>
      <w:r w:rsidR="007F6F91">
        <w:rPr>
          <w:rFonts w:hint="eastAsia"/>
        </w:rPr>
        <w:t>，</w:t>
      </w:r>
      <w:r w:rsidR="007E6976">
        <w:rPr>
          <w:rFonts w:hint="eastAsia"/>
        </w:rPr>
        <w:t>也是</w:t>
      </w:r>
      <w:r w:rsidR="00545DC9">
        <w:rPr>
          <w:rFonts w:hint="eastAsia"/>
        </w:rPr>
        <w:t>数控机床选型，机器人选型，生产线布局</w:t>
      </w:r>
      <w:r w:rsidR="00034DD9">
        <w:rPr>
          <w:rFonts w:hint="eastAsia"/>
        </w:rPr>
        <w:t>等后期工作</w:t>
      </w:r>
      <w:r w:rsidR="00545DC9">
        <w:rPr>
          <w:rFonts w:hint="eastAsia"/>
        </w:rPr>
        <w:t>的</w:t>
      </w:r>
      <w:r w:rsidR="00034DD9">
        <w:rPr>
          <w:rFonts w:hint="eastAsia"/>
        </w:rPr>
        <w:t>最基本</w:t>
      </w:r>
      <w:r w:rsidR="00545DC9">
        <w:rPr>
          <w:rFonts w:hint="eastAsia"/>
        </w:rPr>
        <w:t>依据</w:t>
      </w:r>
      <w:r w:rsidR="00034DD9">
        <w:rPr>
          <w:rFonts w:hint="eastAsia"/>
        </w:rPr>
        <w:t>。</w:t>
      </w:r>
      <w:r w:rsidR="00767BB4">
        <w:rPr>
          <w:rFonts w:hint="eastAsia"/>
        </w:rPr>
        <w:t>根据汽车轮毂单元的外形特征，其</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commentRangeStart w:id="61"/>
      <w:r w:rsidRPr="00FE78F2">
        <w:rPr>
          <w:rFonts w:hint="eastAsia"/>
        </w:rPr>
        <w:t>按照基准重合原则设计，即工艺基准与产品图纸设计基准保证重合。</w:t>
      </w:r>
    </w:p>
    <w:p w14:paraId="2E97C886" w14:textId="16462EB6"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w:t>
      </w:r>
      <w:r w:rsidR="00847DC0">
        <w:rPr>
          <w:rFonts w:hint="eastAsia"/>
        </w:rPr>
        <w:t>依据</w:t>
      </w:r>
      <w:r w:rsidR="002678B3" w:rsidRPr="00FE78F2">
        <w:rPr>
          <w:rFonts w:hint="eastAsia"/>
        </w:rPr>
        <w:t>该精基准定位加工。</w:t>
      </w:r>
    </w:p>
    <w:p w14:paraId="0FF4927A" w14:textId="24B5DA82"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w:t>
      </w:r>
      <w:r w:rsidR="00291D3C" w:rsidRPr="002B002C">
        <w:rPr>
          <w:rFonts w:hint="eastAsia"/>
        </w:rPr>
        <w:t>产生</w:t>
      </w:r>
      <w:r w:rsidRPr="002B002C">
        <w:rPr>
          <w:rFonts w:hint="eastAsia"/>
        </w:rPr>
        <w:t>二次定位误差，提高加工精度和加工效率。</w:t>
      </w:r>
    </w:p>
    <w:p w14:paraId="34A404F9" w14:textId="3F2A10D5" w:rsidR="002678B3" w:rsidRDefault="002678B3" w:rsidP="001220CB">
      <w:pPr>
        <w:pStyle w:val="aff1"/>
        <w:numPr>
          <w:ilvl w:val="0"/>
          <w:numId w:val="13"/>
        </w:numPr>
        <w:ind w:firstLineChars="0"/>
      </w:pPr>
      <w:r w:rsidRPr="00FE78F2">
        <w:rPr>
          <w:rFonts w:hint="eastAsia"/>
        </w:rPr>
        <w:t>按照先粗后精原则加工</w:t>
      </w:r>
      <w:r w:rsidR="005F1030">
        <w:rPr>
          <w:rFonts w:hint="eastAsia"/>
        </w:rPr>
        <w:t>，</w:t>
      </w:r>
      <w:r w:rsidRPr="00FE78F2">
        <w:rPr>
          <w:rFonts w:hint="eastAsia"/>
        </w:rPr>
        <w:t>确保各</w:t>
      </w:r>
      <w:r w:rsidR="005F1030">
        <w:rPr>
          <w:rFonts w:hint="eastAsia"/>
        </w:rPr>
        <w:t>工步</w:t>
      </w:r>
      <w:r w:rsidRPr="00FE78F2">
        <w:rPr>
          <w:rFonts w:hint="eastAsia"/>
        </w:rPr>
        <w:t>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w:t>
      </w:r>
      <w:r w:rsidR="001059A2">
        <w:rPr>
          <w:rFonts w:hint="eastAsia"/>
        </w:rPr>
        <w:t>加工</w:t>
      </w:r>
      <w:r w:rsidRPr="00FE78F2">
        <w:rPr>
          <w:rFonts w:hint="eastAsia"/>
        </w:rPr>
        <w:t>，都应安排在较前的</w:t>
      </w:r>
      <w:r w:rsidR="001059A2">
        <w:rPr>
          <w:rFonts w:hint="eastAsia"/>
        </w:rPr>
        <w:t>工步</w:t>
      </w:r>
      <w:r w:rsidRPr="00FE78F2">
        <w:rPr>
          <w:rFonts w:hint="eastAsia"/>
        </w:rPr>
        <w:t>完成，比如大面的粗铣、大孔的粗镗、深油孔的加工等。</w:t>
      </w:r>
    </w:p>
    <w:p w14:paraId="135F9635" w14:textId="16AB7289" w:rsidR="002678B3" w:rsidRDefault="002678B3" w:rsidP="004A5D73">
      <w:pPr>
        <w:pStyle w:val="aff1"/>
        <w:numPr>
          <w:ilvl w:val="0"/>
          <w:numId w:val="13"/>
        </w:numPr>
        <w:ind w:firstLineChars="0"/>
      </w:pPr>
      <w:r w:rsidRPr="00FE78F2">
        <w:rPr>
          <w:rFonts w:hint="eastAsia"/>
        </w:rPr>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w:t>
      </w:r>
      <w:r w:rsidR="001059A2">
        <w:rPr>
          <w:rFonts w:hint="eastAsia"/>
        </w:rPr>
        <w:t>有效</w:t>
      </w:r>
      <w:r w:rsidRPr="002B002C">
        <w:rPr>
          <w:rFonts w:hint="eastAsia"/>
        </w:rPr>
        <w:t>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commentRangeEnd w:id="61"/>
      <w:r w:rsidR="007C4397">
        <w:rPr>
          <w:rStyle w:val="af8"/>
        </w:rPr>
        <w:commentReference w:id="61"/>
      </w:r>
    </w:p>
    <w:p w14:paraId="6CB04471" w14:textId="0094A2D4" w:rsidR="009049E7" w:rsidRDefault="00633015" w:rsidP="00222A52">
      <w:pPr>
        <w:pStyle w:val="aff1"/>
      </w:pPr>
      <w:commentRangeStart w:id="62"/>
      <w:r>
        <w:rPr>
          <w:rFonts w:hint="eastAsia"/>
        </w:rPr>
        <w:t>下面</w:t>
      </w:r>
      <w:commentRangeEnd w:id="62"/>
      <w:r w:rsidR="007C4397">
        <w:rPr>
          <w:rStyle w:val="af8"/>
        </w:rPr>
        <w:commentReference w:id="62"/>
      </w:r>
      <w:ins w:id="63" w:author="ZENGJING" w:date="2017-05-02T21:02:00Z">
        <w:r w:rsidR="007C4397">
          <w:rPr>
            <w:rFonts w:hint="eastAsia"/>
          </w:rPr>
          <w:t>现</w:t>
        </w:r>
      </w:ins>
      <w:r w:rsidR="00FC43EC">
        <w:rPr>
          <w:rFonts w:hint="eastAsia"/>
        </w:rPr>
        <w:t>以汽车轮毂单元</w:t>
      </w:r>
      <w:r w:rsidR="00FC43EC" w:rsidRPr="00565B93">
        <w:rPr>
          <w:rFonts w:ascii="宋体" w:hAnsi="宋体" w:hint="eastAsia"/>
          <w:kern w:val="0"/>
        </w:rPr>
        <w:t>外圈</w:t>
      </w:r>
      <w:r w:rsidR="00FC43EC">
        <w:rPr>
          <w:rFonts w:hint="eastAsia"/>
        </w:rPr>
        <w:t>为例进行特性分析，</w:t>
      </w:r>
      <w:r w:rsidR="0061199B">
        <w:rPr>
          <w:rFonts w:hint="eastAsia"/>
        </w:rPr>
        <w:t>其</w:t>
      </w:r>
      <w:r w:rsidR="0092212B">
        <w:rPr>
          <w:rFonts w:hint="eastAsia"/>
        </w:rPr>
        <w:t>成品图</w:t>
      </w:r>
      <w:r w:rsidR="004C2FC8">
        <w:rPr>
          <w:rFonts w:hint="eastAsia"/>
        </w:rPr>
        <w:t>和毛坯图</w:t>
      </w:r>
      <w:ins w:id="64" w:author="ZENGJING" w:date="2017-05-02T21:02:00Z">
        <w:r w:rsidR="007C4397">
          <w:rPr>
            <w:rFonts w:hint="eastAsia"/>
          </w:rPr>
          <w:t>分别</w:t>
        </w:r>
      </w:ins>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pPr>
      <w:r>
        <w:drawing>
          <wp:inline distT="0" distB="0" distL="0" distR="0" wp14:anchorId="28E98383" wp14:editId="2E2658C7">
            <wp:extent cx="2599064" cy="2464904"/>
            <wp:effectExtent l="0" t="0" r="0" b="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4228" cy="2488770"/>
                    </a:xfrm>
                    <a:prstGeom prst="rect">
                      <a:avLst/>
                    </a:prstGeom>
                    <a:noFill/>
                    <a:ln>
                      <a:noFill/>
                    </a:ln>
                  </pic:spPr>
                </pic:pic>
              </a:graphicData>
            </a:graphic>
          </wp:inline>
        </w:drawing>
      </w:r>
    </w:p>
    <w:p w14:paraId="67667FD1" w14:textId="39DADC56" w:rsidR="004C6663" w:rsidRDefault="0092212B" w:rsidP="0092212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r>
        <w:t xml:space="preserve"> </w:t>
      </w:r>
      <w:r w:rsidR="00E27DE1">
        <w:rPr>
          <w:rFonts w:hint="eastAsia"/>
        </w:rPr>
        <w:t>轮毂单元</w:t>
      </w:r>
      <w:r>
        <w:rPr>
          <w:rFonts w:hint="eastAsia"/>
        </w:rPr>
        <w:t>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5A04147A">
            <wp:extent cx="4098020" cy="220251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1285" cy="2215015"/>
                    </a:xfrm>
                    <a:prstGeom prst="rect">
                      <a:avLst/>
                    </a:prstGeom>
                  </pic:spPr>
                </pic:pic>
              </a:graphicData>
            </a:graphic>
          </wp:inline>
        </w:drawing>
      </w:r>
    </w:p>
    <w:p w14:paraId="5290076F" w14:textId="1605073B" w:rsidR="007026C7" w:rsidRDefault="007026C7" w:rsidP="007026C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t xml:space="preserve"> </w:t>
      </w:r>
      <w:r w:rsidR="00E27DE1">
        <w:rPr>
          <w:rFonts w:hint="eastAsia"/>
        </w:rPr>
        <w:t>轮毂单元</w:t>
      </w:r>
      <w:r>
        <w:rPr>
          <w:rFonts w:hint="eastAsia"/>
        </w:rPr>
        <w:t>毛坯图</w:t>
      </w:r>
    </w:p>
    <w:p w14:paraId="6871067D" w14:textId="5A5F1D57" w:rsidR="007026C7" w:rsidRDefault="00DC0150" w:rsidP="00222A52">
      <w:pPr>
        <w:pStyle w:val="aff1"/>
        <w:rPr>
          <w:rFonts w:ascii="宋体" w:hAnsi="宋体"/>
          <w:kern w:val="0"/>
        </w:rPr>
      </w:pPr>
      <w:r>
        <w:rPr>
          <w:rFonts w:hint="eastAsia"/>
        </w:rPr>
        <w:t>从汽车</w:t>
      </w:r>
      <w:r w:rsidR="00E27DE1">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7929FF">
        <w:rPr>
          <w:rFonts w:ascii="宋体" w:hAnsi="宋体" w:hint="eastAsia"/>
          <w:kern w:val="0"/>
        </w:rPr>
        <w:t>到</w:t>
      </w:r>
      <w:r w:rsidR="00DD7FB5">
        <w:rPr>
          <w:rFonts w:ascii="宋体" w:hAnsi="宋体" w:hint="eastAsia"/>
          <w:kern w:val="0"/>
        </w:rPr>
        <w:t>外圆</w:t>
      </w:r>
      <w:r w:rsidR="00EA353B">
        <w:rPr>
          <w:rFonts w:ascii="宋体" w:hAnsi="宋体" w:hint="eastAsia"/>
          <w:kern w:val="0"/>
        </w:rPr>
        <w:t>和</w:t>
      </w:r>
      <w:r w:rsidR="00E27DE1">
        <w:rPr>
          <w:rFonts w:ascii="宋体" w:hAnsi="宋体" w:hint="eastAsia"/>
          <w:kern w:val="0"/>
        </w:rPr>
        <w:t>端面</w:t>
      </w:r>
      <w:r w:rsidR="00DD7FB5">
        <w:rPr>
          <w:rFonts w:ascii="宋体" w:hAnsi="宋体" w:hint="eastAsia"/>
          <w:kern w:val="0"/>
        </w:rPr>
        <w:t>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E27DE1">
        <w:rPr>
          <w:rFonts w:hint="eastAsia"/>
        </w:rPr>
        <w:t>轮毂单元</w:t>
      </w:r>
      <w:r w:rsidR="00BE1582">
        <w:rPr>
          <w:rFonts w:hint="eastAsia"/>
        </w:rPr>
        <w:t>外圈</w:t>
      </w:r>
      <w:r w:rsidR="006334EB">
        <w:rPr>
          <w:rFonts w:hint="eastAsia"/>
        </w:rPr>
        <w:t>需要</w:t>
      </w:r>
      <w:r w:rsidR="00426116">
        <w:rPr>
          <w:rFonts w:hint="eastAsia"/>
        </w:rPr>
        <w:t>加工多处倒角、圆角及锥面，最薄的零件部位</w:t>
      </w:r>
      <w:r w:rsidR="0013361A">
        <w:rPr>
          <w:rFonts w:hint="eastAsia"/>
        </w:rPr>
        <w:t>位于</w:t>
      </w:r>
      <m:oMath>
        <m:r>
          <m:rPr>
            <m:sty m:val="p"/>
          </m:rPr>
          <w:rPr>
            <w:rFonts w:ascii="Cambria Math" w:hAnsi="Cambria Math"/>
          </w:rPr>
          <m:t>∅66</m:t>
        </m:r>
      </m:oMath>
      <w:r w:rsidR="0013361A">
        <w:rPr>
          <w:rFonts w:hint="eastAsia"/>
        </w:rPr>
        <w:t>圆筒形薄壁，仅有</w:t>
      </w:r>
      <w:r w:rsidR="00426116">
        <w:rPr>
          <w:rFonts w:hint="eastAsia"/>
        </w:rPr>
        <w:t>6mm</w:t>
      </w:r>
      <w:r w:rsidR="0013361A">
        <w:rPr>
          <w:rFonts w:hint="eastAsia"/>
        </w:rPr>
        <w:t>厚</w:t>
      </w:r>
      <w:r w:rsidR="000170AF">
        <w:rPr>
          <w:rFonts w:hint="eastAsia"/>
        </w:rPr>
        <w:t>。</w:t>
      </w:r>
      <w:r w:rsidR="00062092">
        <w:rPr>
          <w:rFonts w:ascii="宋体" w:hAnsi="宋体" w:hint="eastAsia"/>
          <w:kern w:val="0"/>
        </w:rPr>
        <w:t>从加工尺寸上分析，</w:t>
      </w:r>
      <w:r w:rsidR="00E27DE1">
        <w:rPr>
          <w:rFonts w:hint="eastAsia"/>
        </w:rPr>
        <w:t>轮毂单元</w:t>
      </w:r>
      <w:r w:rsidR="009F337A">
        <w:rPr>
          <w:rFonts w:hint="eastAsia"/>
        </w:rPr>
        <w:t>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0276C847" w:rsidR="00B93A06" w:rsidRDefault="00B93A06" w:rsidP="00B93A06">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t xml:space="preserve"> </w:t>
      </w:r>
      <w:r w:rsidR="00E27DE1">
        <w:rPr>
          <w:rFonts w:hint="eastAsia"/>
        </w:rPr>
        <w:t>轮毂单元</w:t>
      </w:r>
      <w:r>
        <w:rPr>
          <w:rFonts w:hint="eastAsia"/>
        </w:rPr>
        <w:t>外圈</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B16497D"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E27DE1">
        <w:rPr>
          <w:rFonts w:hint="eastAsia"/>
        </w:rPr>
        <w:t>轮毂单元</w:t>
      </w:r>
      <w:r w:rsidR="00FA7912">
        <w:rPr>
          <w:rFonts w:hint="eastAsia"/>
        </w:rPr>
        <w:t>外圈精度要求</w:t>
      </w:r>
      <w:r w:rsidR="0047490D">
        <w:rPr>
          <w:rFonts w:hint="eastAsia"/>
        </w:rPr>
        <w:t>处于中等水平，</w:t>
      </w:r>
      <w:r w:rsidR="00A92EC9">
        <w:rPr>
          <w:rFonts w:hint="eastAsia"/>
        </w:rPr>
        <w:t>但加工的步骤较多，</w:t>
      </w:r>
      <w:r w:rsidR="00C114DC">
        <w:rPr>
          <w:rFonts w:hint="eastAsia"/>
        </w:rPr>
        <w:t>需要处理的倒角要求较高，</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0DA9D282"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w:t>
      </w:r>
      <w:r w:rsidR="00E27DE1">
        <w:rPr>
          <w:rFonts w:hint="eastAsia"/>
        </w:rPr>
        <w:t>轮毂单元</w:t>
      </w:r>
      <w:r w:rsidR="00FA0BF8">
        <w:rPr>
          <w:rFonts w:hint="eastAsia"/>
        </w:rPr>
        <w:t>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E04C2F">
      <w:pPr>
        <w:pStyle w:val="aff6"/>
      </w:pPr>
      <w:r w:rsidRPr="00E04C2F">
        <w:drawing>
          <wp:inline distT="0" distB="0" distL="0" distR="0" wp14:anchorId="66E7090E" wp14:editId="26D0FE40">
            <wp:extent cx="5861284" cy="4611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502" cy="468038"/>
                    </a:xfrm>
                    <a:prstGeom prst="rect">
                      <a:avLst/>
                    </a:prstGeom>
                  </pic:spPr>
                </pic:pic>
              </a:graphicData>
            </a:graphic>
          </wp:inline>
        </w:drawing>
      </w:r>
    </w:p>
    <w:p w14:paraId="61D022C8" w14:textId="32337F60" w:rsidR="00224383" w:rsidRPr="00DA485C" w:rsidRDefault="00224383" w:rsidP="00224383">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5</w:t>
      </w:r>
      <w:r w:rsidR="00650063">
        <w:fldChar w:fldCharType="end"/>
      </w:r>
      <w:r w:rsidR="00816585">
        <w:t xml:space="preserve"> </w:t>
      </w:r>
      <w:r w:rsidR="00E27DE1">
        <w:rPr>
          <w:rFonts w:hint="eastAsia"/>
        </w:rPr>
        <w:t>轮毂单元</w:t>
      </w:r>
      <w:r w:rsidR="00816585">
        <w:rPr>
          <w:rFonts w:hint="eastAsia"/>
        </w:rPr>
        <w:t>外圈加工工序</w:t>
      </w:r>
      <w:r w:rsidR="008D2F75">
        <w:rPr>
          <w:rFonts w:hint="eastAsia"/>
        </w:rPr>
        <w:t>流程</w:t>
      </w:r>
      <w:r w:rsidR="00816585">
        <w:rPr>
          <w:rFonts w:hint="eastAsia"/>
        </w:rPr>
        <w:t>图</w:t>
      </w:r>
    </w:p>
    <w:p w14:paraId="2EDDCDC4" w14:textId="33A7127F"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8963BF">
        <w:rPr>
          <w:rFonts w:hint="eastAsia"/>
        </w:rPr>
        <w:t>如表</w:t>
      </w:r>
      <w:r w:rsidR="008963BF">
        <w:rPr>
          <w:rFonts w:hint="eastAsia"/>
        </w:rPr>
        <w:t>2-</w:t>
      </w:r>
      <w:r w:rsidR="008963BF">
        <w:t>2</w:t>
      </w:r>
      <w:r w:rsidR="008963BF">
        <w:rPr>
          <w:rFonts w:hint="eastAsia"/>
        </w:rPr>
        <w:t>所示：</w:t>
      </w:r>
    </w:p>
    <w:p w14:paraId="6F8F24D3" w14:textId="60490373" w:rsidR="00CD5D71" w:rsidRDefault="00CD5D71" w:rsidP="00CD5D71">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DB30AA"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DB30AA"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DB30AA"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DB30AA"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46B2155F"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w:t>
      </w:r>
      <w:r w:rsidR="000B3817">
        <w:rPr>
          <w:rFonts w:hint="eastAsia"/>
        </w:rPr>
        <w:t>集中</w:t>
      </w:r>
      <w:r w:rsidR="00A055D2">
        <w:rPr>
          <w:rFonts w:hint="eastAsia"/>
        </w:rPr>
        <w:t>原则，</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695A2C">
        <w:rPr>
          <w:rFonts w:hint="eastAsia"/>
        </w:rPr>
        <w:t>避免重新进行零件定位，</w:t>
      </w:r>
      <w:r w:rsidR="00ED5423">
        <w:rPr>
          <w:rFonts w:hint="eastAsia"/>
        </w:rPr>
        <w:t>提高孔的加工精度。</w:t>
      </w:r>
      <w:r w:rsidR="00E27DE1">
        <w:rPr>
          <w:rFonts w:hint="eastAsia"/>
        </w:rPr>
        <w:t>轮毂单元</w:t>
      </w:r>
      <w:r w:rsidR="006236A1">
        <w:rPr>
          <w:rFonts w:hint="eastAsia"/>
        </w:rPr>
        <w:t>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lastRenderedPageBreak/>
        <w:drawing>
          <wp:inline distT="0" distB="0" distL="0" distR="0" wp14:anchorId="6922BE53" wp14:editId="6292C562">
            <wp:extent cx="3012616" cy="2719346"/>
            <wp:effectExtent l="0" t="0" r="0" b="508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8773" cy="2733930"/>
                    </a:xfrm>
                    <a:prstGeom prst="rect">
                      <a:avLst/>
                    </a:prstGeom>
                    <a:noFill/>
                    <a:ln>
                      <a:noFill/>
                    </a:ln>
                  </pic:spPr>
                </pic:pic>
              </a:graphicData>
            </a:graphic>
          </wp:inline>
        </w:drawing>
      </w:r>
    </w:p>
    <w:p w14:paraId="10840250" w14:textId="2BE31626" w:rsidR="00A41D0A" w:rsidRDefault="00D97AED" w:rsidP="006E72C1">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6</w:t>
      </w:r>
      <w:r w:rsidR="00650063">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4DEC8481" w:rsidR="00E52C0C" w:rsidRPr="00E52C0C" w:rsidRDefault="009157E5" w:rsidP="00E52C0C">
      <w:pPr>
        <w:pStyle w:val="aff1"/>
      </w:pPr>
      <w:r>
        <w:rPr>
          <w:rFonts w:hint="eastAsia"/>
        </w:rPr>
        <w:t>工序二</w:t>
      </w:r>
      <w:r w:rsidR="00266845">
        <w:rPr>
          <w:rFonts w:hint="eastAsia"/>
        </w:rPr>
        <w:t>至工序六</w:t>
      </w:r>
      <w:r w:rsidR="00D03E80">
        <w:rPr>
          <w:rFonts w:hint="eastAsia"/>
        </w:rPr>
        <w:t>具体</w:t>
      </w:r>
      <w:r w:rsidR="00186EE0">
        <w:rPr>
          <w:rFonts w:hint="eastAsia"/>
        </w:rPr>
        <w:t>工步</w:t>
      </w:r>
      <w:r w:rsidR="00502C63">
        <w:rPr>
          <w:rFonts w:hint="eastAsia"/>
        </w:rPr>
        <w:t>见附录一</w:t>
      </w:r>
      <w:commentRangeStart w:id="65"/>
      <w:del w:id="66" w:author="ZENGJING" w:date="2017-05-02T21:03:00Z">
        <w:r w:rsidR="00D03E80" w:rsidDel="00E74ED7">
          <w:rPr>
            <w:rFonts w:hint="eastAsia"/>
          </w:rPr>
          <w:delText>，</w:delText>
        </w:r>
        <w:r w:rsidR="001853FA" w:rsidDel="00E74ED7">
          <w:rPr>
            <w:rFonts w:hint="eastAsia"/>
          </w:rPr>
          <w:delText>这里</w:delText>
        </w:r>
        <w:r w:rsidR="00910207" w:rsidDel="00E74ED7">
          <w:rPr>
            <w:rFonts w:hint="eastAsia"/>
          </w:rPr>
          <w:delText>不再赘述</w:delText>
        </w:r>
      </w:del>
      <w:commentRangeEnd w:id="65"/>
      <w:r w:rsidR="00E74ED7">
        <w:rPr>
          <w:rStyle w:val="af8"/>
        </w:rPr>
        <w:commentReference w:id="65"/>
      </w:r>
      <w:r w:rsidR="00D03E80">
        <w:rPr>
          <w:rFonts w:hint="eastAsia"/>
        </w:rPr>
        <w:t>。</w:t>
      </w:r>
    </w:p>
    <w:p w14:paraId="47B02957" w14:textId="61C3E735" w:rsidR="000C37AF" w:rsidRPr="00D21E47" w:rsidRDefault="005763C9" w:rsidP="000C37AF">
      <w:pPr>
        <w:pStyle w:val="2"/>
      </w:pPr>
      <w:bookmarkStart w:id="67" w:name="_Toc481489287"/>
      <w:r>
        <w:rPr>
          <w:rFonts w:hint="eastAsia"/>
        </w:rPr>
        <w:t>工序质量控制</w:t>
      </w:r>
      <w:r w:rsidR="00E04C2F">
        <w:rPr>
          <w:rFonts w:hint="eastAsia"/>
        </w:rPr>
        <w:t>研究</w:t>
      </w:r>
      <w:bookmarkEnd w:id="67"/>
    </w:p>
    <w:p w14:paraId="6179402D" w14:textId="06C1B543" w:rsidR="00B7006B" w:rsidRDefault="00B01332" w:rsidP="003E60B1">
      <w:pPr>
        <w:pStyle w:val="3"/>
      </w:pPr>
      <w:r>
        <w:rPr>
          <w:rFonts w:hint="eastAsia"/>
        </w:rPr>
        <w:t>工序质量控制</w:t>
      </w:r>
      <w:r w:rsidR="005E543C">
        <w:rPr>
          <w:rFonts w:hint="eastAsia"/>
        </w:rPr>
        <w:t>方法</w:t>
      </w:r>
    </w:p>
    <w:p w14:paraId="5CA5FF85" w14:textId="5D6C0893"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00381DDE">
        <w:t>过程能力满足技术标准（例如规格、公差）的程度</w:t>
      </w:r>
      <w:r w:rsidR="00381DDE">
        <w:rPr>
          <w:rFonts w:hint="eastAsia"/>
        </w:rPr>
        <w:t>。</w:t>
      </w:r>
      <w:r w:rsidR="0096662C">
        <w:rPr>
          <w:rFonts w:hint="eastAsia"/>
        </w:rPr>
        <w:t>它</w:t>
      </w:r>
      <w:r w:rsidR="001B6AB2">
        <w:rPr>
          <w:rFonts w:hint="eastAsia"/>
        </w:rPr>
        <w:t>能</w:t>
      </w:r>
      <w:r w:rsidR="00381DDE">
        <w:rPr>
          <w:rFonts w:hint="eastAsia"/>
        </w:rPr>
        <w:t>够</w:t>
      </w:r>
      <w:r w:rsidR="002B0EC0">
        <w:rPr>
          <w:rFonts w:hint="eastAsia"/>
        </w:rPr>
        <w:t>衡量</w:t>
      </w:r>
      <w:r w:rsidR="00381DDE">
        <w:t>一定时间</w:t>
      </w:r>
      <w:r w:rsidR="00381DDE">
        <w:rPr>
          <w:rFonts w:hint="eastAsia"/>
        </w:rPr>
        <w:t>内</w:t>
      </w:r>
      <w:r w:rsidRPr="009D761C">
        <w:t>处于控制状态（稳定状态）下的</w:t>
      </w:r>
      <w:r w:rsidR="00202D87" w:rsidRPr="009D761C">
        <w:t>工序</w:t>
      </w:r>
      <w:r w:rsidR="00381DDE">
        <w:t>实际加工能力</w:t>
      </w:r>
      <w:r w:rsidR="008073C8">
        <w:fldChar w:fldCharType="begin"/>
      </w:r>
      <w:r w:rsidR="008073C8">
        <w:instrText xml:space="preserve"> ADDIN NE.Ref.{066633FB-0489-49CB-B497-4F6A615333A8}</w:instrText>
      </w:r>
      <w:r w:rsidR="008073C8">
        <w:fldChar w:fldCharType="separate"/>
      </w:r>
      <w:r w:rsidR="000D4024">
        <w:rPr>
          <w:color w:val="080000"/>
          <w:kern w:val="0"/>
          <w:vertAlign w:val="superscript"/>
        </w:rPr>
        <w:t>[30]</w:t>
      </w:r>
      <w:r w:rsidR="008073C8">
        <w:fldChar w:fldCharType="end"/>
      </w:r>
      <w:r w:rsidR="00381DDE">
        <w:rPr>
          <w:rFonts w:hint="eastAsia"/>
        </w:rPr>
        <w:t>，</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6" w:tgtFrame="_blank" w:history="1">
        <w:r w:rsidRPr="009D761C">
          <w:t>离散程度</w:t>
        </w:r>
      </w:hyperlink>
      <w:r w:rsidRPr="009D761C">
        <w:t>相对于技术标准的公差范围越小。因此，过</w:t>
      </w:r>
      <w:r w:rsidRPr="00E971CA">
        <w:t>程能力指数</w:t>
      </w:r>
      <w:r>
        <w:rPr>
          <w:rFonts w:hint="eastAsia"/>
        </w:rPr>
        <w:t>可以用来衡量面向汽车</w:t>
      </w:r>
      <w:r w:rsidR="00381DDE">
        <w:rPr>
          <w:rFonts w:hint="eastAsia"/>
        </w:rPr>
        <w:t>轮毂单元</w:t>
      </w:r>
      <w:r>
        <w:rPr>
          <w:rFonts w:hint="eastAsia"/>
        </w:rPr>
        <w:t>加工自动化生产线的加工质量。</w:t>
      </w:r>
      <w:r w:rsidR="00085C96">
        <w:rPr>
          <w:rFonts w:hint="eastAsia"/>
        </w:rPr>
        <w:t>根据不同的生产</w:t>
      </w:r>
      <w:r w:rsidR="00B15FC3">
        <w:rPr>
          <w:rFonts w:hint="eastAsia"/>
        </w:rPr>
        <w:t>情形</w:t>
      </w:r>
      <w:r w:rsidR="00085C96">
        <w:rPr>
          <w:rFonts w:hint="eastAsia"/>
        </w:rPr>
        <w:t>，</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r w:rsidR="002F6A9C">
        <w:fldChar w:fldCharType="begin"/>
      </w:r>
      <w:r w:rsidR="002F6A9C">
        <w:instrText xml:space="preserve"> ADDIN NE.Ref.{3BAB1EA1-2419-4264-B163-329BA6E29115}</w:instrText>
      </w:r>
      <w:r w:rsidR="002F6A9C">
        <w:fldChar w:fldCharType="separate"/>
      </w:r>
      <w:r w:rsidR="000D4024">
        <w:rPr>
          <w:color w:val="080000"/>
          <w:kern w:val="0"/>
          <w:vertAlign w:val="superscript"/>
        </w:rPr>
        <w:t>[31]</w:t>
      </w:r>
      <w:r w:rsidR="002F6A9C">
        <w:fldChar w:fldCharType="end"/>
      </w:r>
      <w:r w:rsidR="001F3ACC">
        <w:rPr>
          <w:rFonts w:hint="eastAsia"/>
        </w:rPr>
        <w:t>。</w:t>
      </w:r>
    </w:p>
    <w:p w14:paraId="6B486EFC" w14:textId="5148606B"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0D4024">
        <w:rPr>
          <w:color w:val="080000"/>
          <w:kern w:val="0"/>
          <w:vertAlign w:val="superscript"/>
        </w:rPr>
        <w:t>[32]</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所示：</w:t>
      </w:r>
    </w:p>
    <w:p w14:paraId="1DC22C24" w14:textId="0E0FBE33" w:rsidR="005C318A" w:rsidRDefault="00DB30AA"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1</w:t>
      </w:r>
      <w:r w:rsidR="008F7EC7">
        <w:fldChar w:fldCharType="end"/>
      </w:r>
      <w:r w:rsidR="006C1119">
        <w:t>)</w:t>
      </w:r>
    </w:p>
    <w:p w14:paraId="53F843DA" w14:textId="34273101"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4409B3">
        <w:rPr>
          <w:rFonts w:hint="eastAsia"/>
        </w:rPr>
        <w:t>在机械</w:t>
      </w:r>
      <w:r w:rsidR="00EA6F9A">
        <w:rPr>
          <w:rFonts w:hint="eastAsia"/>
        </w:rPr>
        <w:t>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，它反映零件</w:t>
      </w:r>
      <w:r w:rsidR="00655DF8">
        <w:rPr>
          <w:rFonts w:hint="eastAsia"/>
        </w:rPr>
        <w:t>加工精度等级</w:t>
      </w:r>
      <w:r w:rsidR="00710727">
        <w:rPr>
          <w:rFonts w:hint="eastAsia"/>
        </w:rPr>
        <w:t>要求，</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710727">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w:lastRenderedPageBreak/>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710727">
        <w:rPr>
          <w:rFonts w:hint="eastAsia"/>
        </w:rPr>
        <w:t>2-</w:t>
      </w:r>
      <w:r w:rsidR="00710727">
        <w:t>7</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13DFECAD" w:rsidR="00907C7C" w:rsidRDefault="00907C7C" w:rsidP="00907C7C">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7</w:t>
      </w:r>
      <w:r w:rsidR="00650063">
        <w:fldChar w:fldCharType="end"/>
      </w:r>
      <w:r w:rsidR="00710727">
        <w:t xml:space="preserve"> </w:t>
      </w:r>
      <w:r w:rsidR="00200F41">
        <w:rPr>
          <w:rFonts w:hint="eastAsia"/>
        </w:rPr>
        <w:t>总体均值</w:t>
      </w:r>
      <m:oMath>
        <m:r>
          <w:rPr>
            <w:rFonts w:ascii="Cambria Math" w:hAnsi="Cambria Math"/>
          </w:rPr>
          <m:t>μ</m:t>
        </m:r>
      </m:oMath>
      <w:r w:rsidR="00200F41">
        <w:rPr>
          <w:rFonts w:hint="eastAsia"/>
        </w:rPr>
        <w:t>与目标值</w:t>
      </w:r>
      <m:oMath>
        <m:r>
          <w:rPr>
            <w:rFonts w:ascii="Cambria Math" w:hAnsi="Cambria Math"/>
          </w:rPr>
          <m:t>M</m:t>
        </m:r>
      </m:oMath>
      <w:r w:rsidR="00200F41">
        <w:rPr>
          <w:rFonts w:hint="eastAsia"/>
        </w:rPr>
        <w:t>重合时的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200F41">
        <w:rPr>
          <w:rFonts w:hint="eastAsia"/>
        </w:rPr>
        <w:t>指数图像</w:t>
      </w:r>
    </w:p>
    <w:p w14:paraId="4E793533" w14:textId="4A4444EC" w:rsidR="007D7180" w:rsidRDefault="00E471A2" w:rsidP="00436368">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1824C2">
        <w:rPr>
          <w:rFonts w:hint="eastAsia"/>
        </w:rPr>
        <w:t>往往</w:t>
      </w:r>
      <w:r w:rsidR="000C77C6">
        <w:rPr>
          <w:rFonts w:hint="eastAsia"/>
        </w:rPr>
        <w:t>存在一定的偏差</w:t>
      </w:r>
      <w:r w:rsidR="00607BE9">
        <w:fldChar w:fldCharType="begin"/>
      </w:r>
      <w:r w:rsidR="00607BE9">
        <w:instrText xml:space="preserve"> ADDIN NE.Ref.{A2B6A7B6-0523-4EDC-937A-C30989A3C49B}</w:instrText>
      </w:r>
      <w:r w:rsidR="00607BE9">
        <w:fldChar w:fldCharType="separate"/>
      </w:r>
      <w:r w:rsidR="000D4024">
        <w:rPr>
          <w:color w:val="080000"/>
          <w:kern w:val="0"/>
          <w:vertAlign w:val="superscript"/>
        </w:rPr>
        <w:t>[33]</w:t>
      </w:r>
      <w:r w:rsidR="00607BE9">
        <w:fldChar w:fldCharType="end"/>
      </w:r>
      <w:r w:rsidR="000C77C6">
        <w:rPr>
          <w:rFonts w:hint="eastAsia"/>
        </w:rPr>
        <w:t>，</w:t>
      </w:r>
      <w:r w:rsidR="001824C2">
        <w:rPr>
          <w:rFonts w:hint="eastAsia"/>
        </w:rPr>
        <w:t>因此</w:t>
      </w:r>
      <w:r w:rsidR="001824C2" w:rsidRPr="009D761C">
        <w:rPr>
          <w:rFonts w:hint="eastAsia"/>
        </w:rPr>
        <w:t>过程</w:t>
      </w:r>
      <w:r w:rsidR="001824C2"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824C2">
        <w:rPr>
          <w:rFonts w:hint="eastAsia"/>
        </w:rPr>
        <w:t>不</w:t>
      </w:r>
      <w:r w:rsidR="00436368">
        <w:rPr>
          <w:rFonts w:hint="eastAsia"/>
        </w:rPr>
        <w:t>适用</w:t>
      </w:r>
      <w:r w:rsidR="001824C2">
        <w:rPr>
          <w:rFonts w:hint="eastAsia"/>
        </w:rPr>
        <w:t>于</w:t>
      </w:r>
      <w:r w:rsidR="000016A6">
        <w:rPr>
          <w:rFonts w:hint="eastAsia"/>
        </w:rPr>
        <w:t>大多数实际加工情形。</w:t>
      </w:r>
    </w:p>
    <w:p w14:paraId="630F2693" w14:textId="6C543A52" w:rsidR="00D7761D" w:rsidRPr="00E471A2" w:rsidRDefault="00EF1109" w:rsidP="00436368">
      <w:pPr>
        <w:pStyle w:val="aff1"/>
      </w:pPr>
      <w:r>
        <w:rPr>
          <w:rFonts w:hint="eastAsia"/>
        </w:rPr>
        <w:t>针对总体均值</w:t>
      </w:r>
      <m:oMath>
        <m:r>
          <w:rPr>
            <w:rFonts w:ascii="Cambria Math" w:hAnsi="Cambria Math"/>
          </w:rPr>
          <m:t>μ</m:t>
        </m:r>
      </m:oMath>
      <w:r>
        <w:rPr>
          <w:rFonts w:hint="eastAsia"/>
        </w:rPr>
        <w:t>与目标值</w:t>
      </w:r>
      <m:oMath>
        <m:r>
          <w:rPr>
            <w:rFonts w:ascii="Cambria Math" w:hAnsi="Cambria Math"/>
          </w:rPr>
          <m:t>M</m:t>
        </m:r>
      </m:oMath>
      <w:r>
        <w:rPr>
          <w:rFonts w:hint="eastAsia"/>
        </w:rPr>
        <w:t>有偏差的这种情况，</w:t>
      </w:r>
      <w:r>
        <w:rPr>
          <w:rFonts w:hint="eastAsia"/>
        </w:rPr>
        <w:t>Kane</w:t>
      </w:r>
      <w:r w:rsidR="00844BEF">
        <w:fldChar w:fldCharType="begin"/>
      </w:r>
      <w:r w:rsidR="00844BEF">
        <w:instrText xml:space="preserve"> ADDIN NE.Ref.{1F3211B0-DDEE-40F2-865D-86703DC36B1F}</w:instrText>
      </w:r>
      <w:r w:rsidR="00844BEF">
        <w:fldChar w:fldCharType="separate"/>
      </w:r>
      <w:r w:rsidR="000D4024">
        <w:rPr>
          <w:color w:val="080000"/>
          <w:kern w:val="0"/>
          <w:vertAlign w:val="superscript"/>
        </w:rPr>
        <w:t>[34]</w:t>
      </w:r>
      <w:r w:rsidR="00844BEF">
        <w:fldChar w:fldCharType="end"/>
      </w:r>
      <w:r>
        <w:rPr>
          <w:rFonts w:hint="eastAsia"/>
        </w:rPr>
        <w:t>于</w:t>
      </w:r>
      <w:r>
        <w:rPr>
          <w:rFonts w:hint="eastAsia"/>
        </w:rPr>
        <w:t>1986</w:t>
      </w:r>
      <w:r>
        <w:rPr>
          <w:rFonts w:hint="eastAsia"/>
        </w:rPr>
        <w:t>年提出修正的过程能力指数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36368">
        <w:rPr>
          <w:rFonts w:hint="eastAsia"/>
        </w:rPr>
        <w:t>，其</w:t>
      </w:r>
      <w:r w:rsidR="00200F41" w:rsidRPr="00436368">
        <w:rPr>
          <w:rFonts w:hint="eastAsia"/>
        </w:rPr>
        <w:t>图像</w:t>
      </w:r>
      <w:r w:rsidR="00C46668" w:rsidRPr="00436368">
        <w:rPr>
          <w:rFonts w:hint="eastAsia"/>
        </w:rPr>
        <w:t>如图</w:t>
      </w:r>
      <w:r w:rsidR="00C46668" w:rsidRPr="00436368">
        <w:rPr>
          <w:rFonts w:hint="eastAsia"/>
        </w:rPr>
        <w:t>2-</w:t>
      </w:r>
      <w:r w:rsidR="0037278B" w:rsidRPr="00436368">
        <w:t>8</w:t>
      </w:r>
      <w:r w:rsidR="00C46668" w:rsidRPr="00436368">
        <w:rPr>
          <w:rFonts w:hint="eastAsia"/>
        </w:rPr>
        <w:t>所示</w:t>
      </w:r>
      <w:r w:rsidR="00A4154B" w:rsidRPr="00436368">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44BE767B" w:rsidR="002F21D6" w:rsidRDefault="002F21D6" w:rsidP="00E57D18">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8</w:t>
      </w:r>
      <w:r w:rsidR="00650063">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447C5B">
        <w:rPr>
          <w:rFonts w:hint="eastAsia"/>
        </w:rPr>
        <w:t>指数</w:t>
      </w:r>
      <w:r w:rsidR="0037278B">
        <w:rPr>
          <w:rFonts w:hint="eastAsia"/>
        </w:rPr>
        <w:t>图像</w:t>
      </w:r>
    </w:p>
    <w:p w14:paraId="69C517B4" w14:textId="35DC52D3" w:rsidR="00AA0588" w:rsidRDefault="003F163F" w:rsidP="003B0980">
      <w:pPr>
        <w:pStyle w:val="aff1"/>
      </w:pPr>
      <w:r>
        <w:rPr>
          <w:rFonts w:hint="eastAsia"/>
        </w:rPr>
        <w:t>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模型公式如公式</w:t>
      </w:r>
      <w:r w:rsidR="00F80F63">
        <w:rPr>
          <w:rFonts w:hint="eastAsia"/>
        </w:rPr>
        <w:t>(</w:t>
      </w:r>
      <w:r w:rsidR="008E0D36">
        <w:rPr>
          <w:rFonts w:hint="eastAsia"/>
        </w:rPr>
        <w:t>2.2</w:t>
      </w:r>
      <w:r w:rsidR="00F80F63">
        <w:t>)</w:t>
      </w:r>
      <w:r w:rsidR="008E0D36">
        <w:rPr>
          <w:rFonts w:hint="eastAsia"/>
        </w:rPr>
        <w:t>所示：</w:t>
      </w:r>
    </w:p>
    <w:p w14:paraId="0D0C3100" w14:textId="5FB0ACAB" w:rsidR="003C0F59" w:rsidRDefault="00DB30AA"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2</w:t>
      </w:r>
      <w:r w:rsidR="008F7EC7">
        <w:fldChar w:fldCharType="end"/>
      </w:r>
      <w:r w:rsidR="003C0F59">
        <w:t>)</w:t>
      </w:r>
    </w:p>
    <w:p w14:paraId="73D051F6" w14:textId="026F6F62"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035EA32E" w:rsidR="008E2B25" w:rsidRDefault="008A267E" w:rsidP="008E2B25">
      <w:pPr>
        <w:pStyle w:val="aff1"/>
      </w:pPr>
      <w:r>
        <w:rPr>
          <w:rFonts w:hint="eastAsia"/>
        </w:rPr>
        <w:t>对公式</w:t>
      </w:r>
      <w:r w:rsidR="00C721B0">
        <w:rPr>
          <w:rFonts w:hint="eastAsia"/>
        </w:rPr>
        <w:t>(</w:t>
      </w:r>
      <w:r>
        <w:rPr>
          <w:rFonts w:hint="eastAsia"/>
        </w:rPr>
        <w:t>2.</w:t>
      </w:r>
      <w:r>
        <w:t>2</w:t>
      </w:r>
      <w:r w:rsidR="00C721B0">
        <w:t>)</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7CD7C3B" w14:textId="4344863D" w:rsidR="008E2B25" w:rsidRDefault="008E2B25" w:rsidP="008E2B25">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3</w:t>
      </w:r>
      <w:r w:rsidR="00A61746">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DB30AA"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DB30AA"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DB30AA"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DB30AA"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1DB9F7DA"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8073C8">
        <w:fldChar w:fldCharType="begin"/>
      </w:r>
      <w:r w:rsidR="008073C8">
        <w:instrText xml:space="preserve"> ADDIN NE.Ref.{37C09DDE-DD8A-4F46-B426-F799419881E6}</w:instrText>
      </w:r>
      <w:r w:rsidR="008073C8">
        <w:fldChar w:fldCharType="separate"/>
      </w:r>
      <w:r w:rsidR="000D4024">
        <w:rPr>
          <w:color w:val="080000"/>
          <w:kern w:val="0"/>
          <w:vertAlign w:val="superscript"/>
        </w:rPr>
        <w:t>[35]</w:t>
      </w:r>
      <w:r w:rsidR="008073C8">
        <w:fldChar w:fldCharType="end"/>
      </w:r>
      <w:r w:rsidR="00691B47">
        <w:rPr>
          <w:rFonts w:hint="eastAsia"/>
        </w:rPr>
        <w:t>，</w:t>
      </w:r>
      <w:r w:rsidR="00C96C81">
        <w:rPr>
          <w:rFonts w:hint="eastAsia"/>
        </w:rPr>
        <w:t>产品的不合格率</w:t>
      </w:r>
      <w:r w:rsidR="00A11F24">
        <w:rPr>
          <w:rFonts w:hint="eastAsia"/>
        </w:rPr>
        <w:t>即</w:t>
      </w:r>
      <w:r w:rsidR="00384661">
        <w:rPr>
          <w:rFonts w:hint="eastAsia"/>
        </w:rPr>
        <w:t>为</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84661">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m:oMath>
        <m:r>
          <w:rPr>
            <w:rFonts w:ascii="Cambria Math" w:hAnsi="Cambria Math"/>
          </w:rPr>
          <m:t>N(0,1)</m:t>
        </m:r>
      </m:oMath>
      <w:r w:rsidR="003B685E">
        <w:rPr>
          <w:rFonts w:hint="eastAsia"/>
        </w:rPr>
        <w:t>，</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1E355F83"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0E6E1E">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0E6E1E">
        <w:rPr>
          <w:noProof/>
        </w:rPr>
        <w:t>3</w:t>
      </w:r>
      <w:r w:rsidR="008F7EC7">
        <w:fldChar w:fldCharType="end"/>
      </w:r>
      <w:r w:rsidR="00A429D8">
        <w:t>)</w:t>
      </w:r>
    </w:p>
    <w:p w14:paraId="617FC3F1" w14:textId="50509DEA"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3D33E2">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686B7361"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04FF8FF3"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5</w:t>
      </w:r>
      <w:r w:rsidR="008F7EC7">
        <w:fldChar w:fldCharType="end"/>
      </w:r>
      <w:r w:rsidR="00BA7C9C">
        <w:t>)</w:t>
      </w:r>
    </w:p>
    <w:p w14:paraId="4123A3D3" w14:textId="55DCB3BF"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w:r w:rsidR="00DA21F6">
        <w:rPr>
          <w:rFonts w:hint="eastAsia"/>
        </w:rPr>
        <w:t>[</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DA21F6">
        <w:t>9</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DA21F6">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5B4A2B5E"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6</w:t>
      </w:r>
      <w:r w:rsidR="008F7EC7">
        <w:fldChar w:fldCharType="end"/>
      </w:r>
      <w:r>
        <w:t>)</w:t>
      </w:r>
    </w:p>
    <w:p w14:paraId="7E52B9D8" w14:textId="07832C66" w:rsidR="00AB09A4" w:rsidRDefault="00FC2B2C" w:rsidP="001E03C9">
      <w:pPr>
        <w:pStyle w:val="aff6"/>
      </w:pPr>
      <w:r>
        <w:lastRenderedPageBreak/>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6B163737" w:rsidR="00A44F03" w:rsidRDefault="00A44F03" w:rsidP="00A44F03">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9</w:t>
      </w:r>
      <w:r w:rsidR="00650063">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41878836" w:rsidR="000F6B85" w:rsidRDefault="000F6B85" w:rsidP="00A44866">
      <w:pPr>
        <w:pStyle w:val="aff1"/>
      </w:pPr>
      <w:r>
        <w:rPr>
          <w:rFonts w:hint="eastAsia"/>
        </w:rPr>
        <w:t>由</w:t>
      </w:r>
      <m:oMath>
        <m:sSub>
          <m:sSubPr>
            <m:ctrlPr>
              <w:rPr>
                <w:rFonts w:ascii="Cambria Math" w:hAnsi="Cambria Math" w:cs="宋体"/>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cs="宋体"/>
              </w:rPr>
            </m:ctrlPr>
          </m:sSubPr>
          <m:e>
            <m:r>
              <w:rPr>
                <w:rFonts w:ascii="Cambria Math" w:hAnsi="Cambria Math"/>
              </w:rPr>
              <m:t>C</m:t>
            </m:r>
          </m:e>
          <m:sub>
            <m:r>
              <w:rPr>
                <w:rFonts w:ascii="Cambria Math" w:hAnsi="Cambria Math"/>
              </w:rPr>
              <m:t>p</m:t>
            </m:r>
          </m:sub>
        </m:sSub>
      </m:oMath>
      <w:r w:rsidR="00417B02">
        <w:rPr>
          <w:rFonts w:hint="eastAsia"/>
        </w:rPr>
        <w:t>可得</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08283E">
        <w:rPr>
          <w:rFonts w:hint="eastAsia"/>
        </w:rPr>
        <w:t>，联系</w:t>
      </w:r>
      <w:r w:rsidR="00447400">
        <w:rPr>
          <w:rFonts w:hint="eastAsia"/>
        </w:rPr>
        <w:t>公式</w:t>
      </w:r>
      <w:r w:rsidR="00447400">
        <w:rPr>
          <w:rFonts w:hint="eastAsia"/>
        </w:rPr>
        <w:t>(</w:t>
      </w:r>
      <w:r w:rsidR="00447400">
        <w:t>2.4)</w:t>
      </w:r>
      <w:r w:rsidR="00447400">
        <w:rPr>
          <w:rFonts w:hint="eastAsia"/>
        </w:rPr>
        <w:t>可得：</w:t>
      </w:r>
    </w:p>
    <w:p w14:paraId="119B01BD" w14:textId="2A21AD98"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7</w:t>
      </w:r>
      <w:r w:rsidR="008F7EC7">
        <w:fldChar w:fldCharType="end"/>
      </w:r>
      <w:r w:rsidR="009C76B2">
        <w:t>)</w:t>
      </w:r>
    </w:p>
    <w:p w14:paraId="530E3322" w14:textId="6D1D352B"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443A1D">
        <w:rPr>
          <w:rFonts w:hint="eastAsia"/>
        </w:rPr>
        <w:t>范围</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5EAC3DCA" w:rsidR="00481DCD" w:rsidRDefault="00481DCD" w:rsidP="00481DCD">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4</w:t>
      </w:r>
      <w:r w:rsidR="00A61746">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DB30AA"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lastRenderedPageBreak/>
        <w:t>工序质量控制实例应用</w:t>
      </w:r>
    </w:p>
    <w:p w14:paraId="5F425A20" w14:textId="372EAF64" w:rsidR="00113849" w:rsidRDefault="00E11C4A" w:rsidP="00E11C4A">
      <w:pPr>
        <w:pStyle w:val="aff1"/>
      </w:pPr>
      <w:r w:rsidRPr="00E11C4A">
        <w:t>以</w:t>
      </w:r>
      <w:r w:rsidR="00BF3722">
        <w:rPr>
          <w:rFonts w:hint="eastAsia"/>
        </w:rPr>
        <w:t>2.</w:t>
      </w:r>
      <w:r w:rsidR="00CC296A">
        <w:t>1</w:t>
      </w:r>
      <w:r w:rsidR="00CC296A">
        <w:rPr>
          <w:rFonts w:hint="eastAsia"/>
        </w:rPr>
        <w:t>节</w:t>
      </w:r>
      <w:r w:rsidR="00E27DE1">
        <w:rPr>
          <w:rFonts w:hint="eastAsia"/>
        </w:rPr>
        <w:t>轮毂单元</w:t>
      </w:r>
      <w:r w:rsidR="009D2D6E">
        <w:rPr>
          <w:rFonts w:hint="eastAsia"/>
        </w:rPr>
        <w:t>加工</w:t>
      </w:r>
      <w:r w:rsidR="00CC296A">
        <w:rPr>
          <w:rFonts w:hint="eastAsia"/>
        </w:rPr>
        <w:t>工序一</w:t>
      </w:r>
      <w:r w:rsidR="001C7A41">
        <w:rPr>
          <w:rFonts w:hint="eastAsia"/>
        </w:rPr>
        <w:t>为例</w:t>
      </w:r>
      <w:r w:rsidR="002636AA">
        <w:rPr>
          <w:rFonts w:hint="eastAsia"/>
        </w:rPr>
        <w:t>，</w:t>
      </w:r>
      <w:r w:rsidR="001C7A41">
        <w:rPr>
          <w:rFonts w:hint="eastAsia"/>
        </w:rPr>
        <w:t>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w:t>
      </w:r>
      <w:r w:rsidR="002E5866">
        <w:rPr>
          <w:rFonts w:hint="eastAsia"/>
        </w:rPr>
        <w:t>概率</w:t>
      </w:r>
      <w:r w:rsidR="00D47F42">
        <w:rPr>
          <w:rFonts w:hint="eastAsia"/>
        </w:rPr>
        <w:t>分布</w:t>
      </w:r>
      <w:r w:rsidR="006A7116">
        <w:rPr>
          <w:rFonts w:hint="eastAsia"/>
        </w:rPr>
        <w:t>。</w:t>
      </w:r>
      <w:r w:rsidR="00644986">
        <w:rPr>
          <w:rFonts w:hint="eastAsia"/>
        </w:rPr>
        <w:t>加工数据</w:t>
      </w:r>
      <w:r w:rsidR="006A7116">
        <w:rPr>
          <w:rFonts w:hint="eastAsia"/>
        </w:rPr>
        <w:t>来源为</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635635"/>
                    </a:xfrm>
                    <a:prstGeom prst="rect">
                      <a:avLst/>
                    </a:prstGeom>
                  </pic:spPr>
                </pic:pic>
              </a:graphicData>
            </a:graphic>
          </wp:inline>
        </w:drawing>
      </w:r>
    </w:p>
    <w:p w14:paraId="3CB9C52C" w14:textId="00E5FDE4" w:rsidR="00194C3E" w:rsidRDefault="00C200C6" w:rsidP="00C200C6">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10</w:t>
      </w:r>
      <w:r w:rsidR="00650063">
        <w:fldChar w:fldCharType="end"/>
      </w:r>
      <w:r>
        <w:t xml:space="preserve"> </w:t>
      </w:r>
      <w:r w:rsidR="00E27DE1">
        <w:rPr>
          <w:rFonts w:hint="eastAsia"/>
        </w:rPr>
        <w:t>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320A42F2"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w:r w:rsidR="00E13B9A">
        <w:rPr>
          <w:rFonts w:hint="eastAsia"/>
        </w:rPr>
        <w:t>可求得产品</w:t>
      </w:r>
      <w:r w:rsidR="00156B85">
        <w:rPr>
          <w:rFonts w:hint="eastAsia"/>
        </w:rPr>
        <w:t>不合格率范围为</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E27DE1">
        <w:rPr>
          <w:rFonts w:hint="eastAsia"/>
        </w:rPr>
        <w:t>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9A7D53">
        <w:rPr>
          <w:rFonts w:hint="eastAsia"/>
        </w:rPr>
        <w:t>本次</w:t>
      </w:r>
      <w:r w:rsidR="00462E51">
        <w:rPr>
          <w:rFonts w:hint="eastAsia"/>
        </w:rPr>
        <w:t>采样</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40545193" w:rsidR="00386497" w:rsidRPr="00E11C4A" w:rsidRDefault="00386497" w:rsidP="0038649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11</w:t>
      </w:r>
      <w:r w:rsidR="00650063">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68" w:name="_Toc481489288"/>
      <w:r>
        <w:rPr>
          <w:rFonts w:hint="eastAsia"/>
        </w:rPr>
        <w:lastRenderedPageBreak/>
        <w:t>数控机床和</w:t>
      </w:r>
      <w:r w:rsidR="002C629F">
        <w:rPr>
          <w:rFonts w:hint="eastAsia"/>
        </w:rPr>
        <w:t>机器人实施方案</w:t>
      </w:r>
      <w:bookmarkEnd w:id="68"/>
    </w:p>
    <w:p w14:paraId="2B5A3966" w14:textId="490C7C5B"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130C5C">
        <w:rPr>
          <w:rFonts w:hint="eastAsia"/>
        </w:rPr>
        <w:t>，要从零件工艺流程出发，</w:t>
      </w:r>
      <w:r w:rsidR="00073A8A">
        <w:rPr>
          <w:rFonts w:hint="eastAsia"/>
        </w:rPr>
        <w:t>选择合理的</w:t>
      </w:r>
      <w:r w:rsidR="00434418">
        <w:rPr>
          <w:rFonts w:hint="eastAsia"/>
        </w:rPr>
        <w:t>型号</w:t>
      </w:r>
      <w:r w:rsidR="007071AF">
        <w:fldChar w:fldCharType="begin"/>
      </w:r>
      <w:r w:rsidR="007071AF">
        <w:instrText xml:space="preserve"> ADDIN NE.Ref.{8F568F73-F924-461A-8CD8-C06A242CC431}</w:instrText>
      </w:r>
      <w:r w:rsidR="007071AF">
        <w:fldChar w:fldCharType="separate"/>
      </w:r>
      <w:r w:rsidR="000D4024">
        <w:rPr>
          <w:color w:val="080000"/>
          <w:kern w:val="0"/>
          <w:vertAlign w:val="superscript"/>
        </w:rPr>
        <w:t>[36]</w:t>
      </w:r>
      <w:r w:rsidR="007071AF">
        <w:fldChar w:fldCharType="end"/>
      </w:r>
      <w:r w:rsidR="00434418">
        <w:rPr>
          <w:rFonts w:hint="eastAsia"/>
        </w:rPr>
        <w:t>。基于本课题的研究目的和意义，数控机床和机器人</w:t>
      </w:r>
      <w:r w:rsidR="00355B8C">
        <w:rPr>
          <w:rFonts w:hint="eastAsia"/>
        </w:rPr>
        <w:t>只考虑国产设备</w:t>
      </w:r>
      <w:r w:rsidR="00C74AE6">
        <w:rPr>
          <w:rFonts w:hint="eastAsia"/>
        </w:rPr>
        <w:t>，以此建设全“国产”的面向汽车</w:t>
      </w:r>
      <w:r w:rsidR="006A7B17">
        <w:rPr>
          <w:rFonts w:hint="eastAsia"/>
        </w:rPr>
        <w:t>轮毂单元</w:t>
      </w:r>
      <w:r w:rsidR="00EC2393">
        <w:rPr>
          <w:rFonts w:hint="eastAsia"/>
        </w:rPr>
        <w:t>加工</w:t>
      </w:r>
      <w:r w:rsidR="00C74AE6">
        <w:rPr>
          <w:rFonts w:hint="eastAsia"/>
        </w:rPr>
        <w:t>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commentRangeStart w:id="69"/>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08E815F4" w:rsidR="000E1463" w:rsidRDefault="000E1463" w:rsidP="000E1463">
      <w:pPr>
        <w:pStyle w:val="aff1"/>
        <w:numPr>
          <w:ilvl w:val="0"/>
          <w:numId w:val="14"/>
        </w:numPr>
        <w:ind w:firstLineChars="0"/>
      </w:pPr>
      <w:r>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1D123BC2" w:rsidR="000E1463" w:rsidRDefault="003128F2" w:rsidP="000E1463">
      <w:pPr>
        <w:pStyle w:val="aff1"/>
        <w:numPr>
          <w:ilvl w:val="0"/>
          <w:numId w:val="14"/>
        </w:numPr>
        <w:ind w:firstLineChars="0"/>
      </w:pPr>
      <w:r>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553AD107" w:rsidR="00CC6B18" w:rsidRDefault="00CC6B18" w:rsidP="000E1463">
      <w:pPr>
        <w:pStyle w:val="aff1"/>
        <w:numPr>
          <w:ilvl w:val="0"/>
          <w:numId w:val="14"/>
        </w:numPr>
        <w:ind w:firstLineChars="0"/>
      </w:pPr>
      <w:r>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w:t>
      </w:r>
      <w:r w:rsidR="00AC0A93">
        <w:rPr>
          <w:rFonts w:hint="eastAsia"/>
        </w:rPr>
        <w:t>技术</w:t>
      </w:r>
      <w:r w:rsidR="001F0AAB">
        <w:rPr>
          <w:rFonts w:hint="eastAsia"/>
        </w:rPr>
        <w:t>水平，</w:t>
      </w:r>
      <w:r w:rsidR="00FF6ED2">
        <w:rPr>
          <w:rFonts w:hint="eastAsia"/>
        </w:rPr>
        <w:t>在满足实用性的基础上选择</w:t>
      </w:r>
      <w:r w:rsidR="00472D9D">
        <w:rPr>
          <w:rFonts w:hint="eastAsia"/>
        </w:rPr>
        <w:t>操作难度较低</w:t>
      </w:r>
      <w:r w:rsidR="00BF04DA">
        <w:rPr>
          <w:rFonts w:hint="eastAsia"/>
        </w:rPr>
        <w:t>的</w:t>
      </w:r>
      <w:r w:rsidR="009F4C1C">
        <w:rPr>
          <w:rFonts w:hint="eastAsia"/>
        </w:rPr>
        <w:t>型号。</w:t>
      </w:r>
    </w:p>
    <w:p w14:paraId="3E8FF5D2" w14:textId="2376D955" w:rsidR="00CC6B18" w:rsidRDefault="00ED0DDE" w:rsidP="000E1463">
      <w:pPr>
        <w:pStyle w:val="aff1"/>
        <w:numPr>
          <w:ilvl w:val="0"/>
          <w:numId w:val="14"/>
        </w:numPr>
        <w:ind w:firstLineChars="0"/>
      </w:pPr>
      <w:r>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BF04DA">
        <w:rPr>
          <w:rFonts w:hint="eastAsia"/>
        </w:rPr>
        <w:t>能够提供解决方案的</w:t>
      </w:r>
      <w:r w:rsidR="0040475B">
        <w:rPr>
          <w:rFonts w:hint="eastAsia"/>
        </w:rPr>
        <w:t>数控</w:t>
      </w:r>
      <w:r w:rsidR="00BF04DA">
        <w:rPr>
          <w:rFonts w:hint="eastAsia"/>
        </w:rPr>
        <w:t>机床厂家</w:t>
      </w:r>
      <w:r w:rsidR="00EF2DA6">
        <w:rPr>
          <w:rFonts w:hint="eastAsia"/>
        </w:rPr>
        <w:t>。</w:t>
      </w:r>
    </w:p>
    <w:p w14:paraId="31DFDEDE" w14:textId="2DD2B39B" w:rsidR="005E5C53" w:rsidRDefault="0065082A" w:rsidP="005E5C53">
      <w:pPr>
        <w:pStyle w:val="aff1"/>
        <w:numPr>
          <w:ilvl w:val="0"/>
          <w:numId w:val="14"/>
        </w:numPr>
        <w:ind w:firstLineChars="0"/>
      </w:pPr>
      <w:r>
        <w:rPr>
          <w:rFonts w:hint="eastAsia"/>
        </w:rPr>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w:t>
      </w:r>
      <w:r w:rsidR="0040475B">
        <w:rPr>
          <w:rFonts w:hint="eastAsia"/>
        </w:rPr>
        <w:t>厂家</w:t>
      </w:r>
      <w:r w:rsidR="00B050E4">
        <w:rPr>
          <w:rFonts w:hint="eastAsia"/>
        </w:rPr>
        <w:t>，</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commentRangeEnd w:id="69"/>
      <w:r w:rsidR="00E74ED7">
        <w:rPr>
          <w:rStyle w:val="af8"/>
        </w:rPr>
        <w:commentReference w:id="69"/>
      </w:r>
    </w:p>
    <w:p w14:paraId="37532AE8" w14:textId="1C0938B2" w:rsidR="00D609D4" w:rsidRDefault="00600D9B" w:rsidP="00D609D4">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1AAEC72C" w:rsidR="002D5AEB" w:rsidRDefault="00DC1BA1" w:rsidP="00DC1BA1">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5</w:t>
      </w:r>
      <w:r w:rsidR="00A61746">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pPr>
            <m:oMathPara>
              <m:oMath>
                <m:r>
                  <w:rPr>
                    <w:rFonts w:ascii="Cambria Math" w:hAnsi="Cambria Math"/>
                  </w:rPr>
                  <m:t>PPK</m:t>
                </m:r>
                <m:r>
                  <m:rPr>
                    <m:sty m:val="p"/>
                  </m:rPr>
                  <w:rPr>
                    <w:rFonts w:ascii="Cambria Math" w:hAnsi="Cambria Math"/>
                  </w:rPr>
                  <m:t>≥1.67</m:t>
                </m:r>
              </m:oMath>
            </m:oMathPara>
          </w:p>
        </w:tc>
      </w:tr>
    </w:tbl>
    <w:p w14:paraId="1114DB2F" w14:textId="7ABB7C8A" w:rsidR="00FF12FE" w:rsidRDefault="00D14407" w:rsidP="00FF12FE">
      <w:pPr>
        <w:pStyle w:val="aff1"/>
      </w:pPr>
      <w:r>
        <w:rPr>
          <w:rFonts w:hint="eastAsia"/>
        </w:rPr>
        <w:lastRenderedPageBreak/>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194D9B">
        <w:rPr>
          <w:rFonts w:hint="eastAsia"/>
        </w:rPr>
        <w:t>具有多种联网方式</w:t>
      </w:r>
      <w:r w:rsidR="001A5BA9">
        <w:rPr>
          <w:rFonts w:hint="eastAsia"/>
        </w:rPr>
        <w:t>，</w:t>
      </w:r>
      <w:r w:rsidR="00194D9B">
        <w:rPr>
          <w:rFonts w:hint="eastAsia"/>
        </w:rPr>
        <w:t>其</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92692E">
        <w:rPr>
          <w:rFonts w:ascii="宋体" w:hAnsi="宋体" w:hint="eastAsia"/>
          <w:szCs w:val="28"/>
        </w:rPr>
        <w:t>从而增大</w:t>
      </w:r>
      <w:r w:rsidR="00B71F31">
        <w:rPr>
          <w:rFonts w:ascii="宋体" w:hAnsi="宋体" w:hint="eastAsia"/>
          <w:szCs w:val="28"/>
        </w:rPr>
        <w:t>汽车轮毂单元加工自动化</w:t>
      </w:r>
      <w:r w:rsidR="002C26E3">
        <w:rPr>
          <w:rFonts w:ascii="宋体" w:hAnsi="宋体" w:hint="eastAsia"/>
          <w:szCs w:val="28"/>
        </w:rPr>
        <w:t>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42FEF62C" w:rsidR="00C56FB5" w:rsidRDefault="00361D0C" w:rsidP="00FF12FE">
      <w:pPr>
        <w:pStyle w:val="aff1"/>
      </w:pPr>
      <w:r>
        <w:rPr>
          <w:rFonts w:hint="eastAsia"/>
        </w:rPr>
        <w:t>其它工序的数控机床选型</w:t>
      </w:r>
      <w:del w:id="70" w:author="ZENGJING" w:date="2017-05-02T21:04:00Z">
        <w:r w:rsidDel="00E74ED7">
          <w:rPr>
            <w:rFonts w:hint="eastAsia"/>
          </w:rPr>
          <w:delText>这里</w:delText>
        </w:r>
      </w:del>
      <w:r>
        <w:rPr>
          <w:rFonts w:hint="eastAsia"/>
        </w:rPr>
        <w:t>不再赘述，具体型号参见附录二</w:t>
      </w:r>
      <w:r w:rsidR="00C56FB5">
        <w:rPr>
          <w:rFonts w:hint="eastAsia"/>
        </w:rPr>
        <w:t>。</w:t>
      </w:r>
    </w:p>
    <w:p w14:paraId="75C39863" w14:textId="1DC10621" w:rsidR="00906921" w:rsidRDefault="00906921" w:rsidP="00906921">
      <w:pPr>
        <w:pStyle w:val="3"/>
      </w:pPr>
      <w:r>
        <w:rPr>
          <w:rFonts w:hint="eastAsia"/>
        </w:rPr>
        <w:t>机器人实施方案</w:t>
      </w:r>
    </w:p>
    <w:p w14:paraId="1A2B1F25" w14:textId="60F6925D"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w:t>
      </w:r>
      <w:r w:rsidR="007B66BA">
        <w:rPr>
          <w:rFonts w:ascii="宋体" w:hAnsi="宋体" w:hint="eastAsia"/>
          <w:bCs/>
          <w:sz w:val="24"/>
        </w:rPr>
        <w:t>设备相结合，可以实现柔性自动线的自动上下料、自动检测、自动输送，</w:t>
      </w:r>
      <w:r w:rsidRPr="000329B9">
        <w:rPr>
          <w:rFonts w:ascii="宋体" w:hAnsi="宋体" w:hint="eastAsia"/>
          <w:bCs/>
          <w:sz w:val="24"/>
        </w:rPr>
        <w:t>具有定位准确、工作节拍可调、工作空间大、性能优良、运行平稳可靠等特点</w:t>
      </w:r>
      <w:r w:rsidR="00346175">
        <w:rPr>
          <w:rFonts w:ascii="宋体" w:hAnsi="宋体"/>
          <w:bCs/>
          <w:sz w:val="24"/>
        </w:rPr>
        <w:fldChar w:fldCharType="begin"/>
      </w:r>
      <w:r w:rsidR="00346175">
        <w:rPr>
          <w:rFonts w:ascii="宋体" w:hAnsi="宋体"/>
          <w:bCs/>
          <w:sz w:val="24"/>
        </w:rPr>
        <w:instrText xml:space="preserve"> ADDIN NE.Ref.{E5280167-9928-423E-90BC-B6EB8236E922}</w:instrText>
      </w:r>
      <w:r w:rsidR="00346175">
        <w:rPr>
          <w:rFonts w:ascii="宋体" w:hAnsi="宋体"/>
          <w:bCs/>
          <w:sz w:val="24"/>
        </w:rPr>
        <w:fldChar w:fldCharType="separate"/>
      </w:r>
      <w:r w:rsidR="000D4024">
        <w:rPr>
          <w:rFonts w:ascii="宋体" w:cs="宋体"/>
          <w:color w:val="080000"/>
          <w:kern w:val="0"/>
          <w:sz w:val="24"/>
          <w:vertAlign w:val="superscript"/>
        </w:rPr>
        <w:t>[37]</w:t>
      </w:r>
      <w:r w:rsidR="00346175">
        <w:rPr>
          <w:rFonts w:ascii="宋体" w:hAnsi="宋体"/>
          <w:bCs/>
          <w:sz w:val="24"/>
        </w:rPr>
        <w:fldChar w:fldCharType="end"/>
      </w:r>
      <w:r w:rsidRPr="000329B9">
        <w:rPr>
          <w:rFonts w:ascii="宋体" w:hAnsi="宋体" w:hint="eastAsia"/>
          <w:bCs/>
          <w:sz w:val="24"/>
        </w:rPr>
        <w:t>。</w:t>
      </w:r>
      <w:commentRangeStart w:id="71"/>
      <w:r w:rsidR="0077129F">
        <w:rPr>
          <w:rFonts w:ascii="宋体" w:hAnsi="宋体" w:hint="eastAsia"/>
          <w:bCs/>
          <w:sz w:val="24"/>
        </w:rPr>
        <w:t>机器人选型应遵循以下原则：</w:t>
      </w:r>
    </w:p>
    <w:p w14:paraId="5225A0E5" w14:textId="36147C13" w:rsidR="0077129F" w:rsidRPr="00A70D64" w:rsidRDefault="00AC21A0"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根据工件生产线结构与工艺流程，初步确定所需机器人的用途、工位、</w:t>
      </w:r>
      <w:r w:rsidR="00A70D64" w:rsidRPr="00A70D64">
        <w:rPr>
          <w:rFonts w:ascii="宋体" w:hAnsi="宋体" w:hint="eastAsia"/>
          <w:bCs/>
          <w:sz w:val="24"/>
        </w:rPr>
        <w:t>装机总量</w:t>
      </w:r>
      <w:r>
        <w:rPr>
          <w:rFonts w:ascii="宋体" w:hAnsi="宋体" w:hint="eastAsia"/>
          <w:bCs/>
          <w:sz w:val="24"/>
        </w:rPr>
        <w:t>和自由度</w:t>
      </w:r>
      <w:r w:rsidR="00A70D64" w:rsidRPr="00A70D64">
        <w:rPr>
          <w:rFonts w:ascii="宋体" w:hAnsi="宋体" w:hint="eastAsia"/>
          <w:bCs/>
          <w:sz w:val="24"/>
        </w:rPr>
        <w:t>。</w:t>
      </w:r>
    </w:p>
    <w:p w14:paraId="7C510449" w14:textId="6E4119D4" w:rsidR="00A70D64" w:rsidRDefault="00A70D64"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根据加工零件</w:t>
      </w:r>
      <w:r w:rsidR="003756FA">
        <w:rPr>
          <w:rFonts w:ascii="宋体" w:hAnsi="宋体" w:hint="eastAsia"/>
          <w:bCs/>
          <w:sz w:val="24"/>
        </w:rPr>
        <w:t>与重量</w:t>
      </w:r>
      <w:r>
        <w:rPr>
          <w:rFonts w:ascii="宋体" w:hAnsi="宋体" w:hint="eastAsia"/>
          <w:bCs/>
          <w:sz w:val="24"/>
        </w:rPr>
        <w:t>外形特征</w:t>
      </w:r>
      <w:r w:rsidR="006458C0">
        <w:rPr>
          <w:rFonts w:ascii="宋体" w:hAnsi="宋体" w:hint="eastAsia"/>
          <w:bCs/>
          <w:sz w:val="24"/>
        </w:rPr>
        <w:t>设计</w:t>
      </w:r>
      <w:r w:rsidR="0049760A">
        <w:rPr>
          <w:rFonts w:ascii="宋体" w:hAnsi="宋体" w:hint="eastAsia"/>
          <w:bCs/>
          <w:sz w:val="24"/>
        </w:rPr>
        <w:t>机器人</w:t>
      </w:r>
      <w:r w:rsidR="007E1539">
        <w:rPr>
          <w:rFonts w:ascii="宋体" w:hAnsi="宋体" w:hint="eastAsia"/>
          <w:bCs/>
          <w:sz w:val="24"/>
        </w:rPr>
        <w:t>夹持装置</w:t>
      </w:r>
      <w:r w:rsidR="003756FA">
        <w:rPr>
          <w:rFonts w:ascii="宋体" w:hAnsi="宋体" w:hint="eastAsia"/>
          <w:bCs/>
          <w:sz w:val="24"/>
        </w:rPr>
        <w:t>，确定相关性能参数</w:t>
      </w:r>
      <w:r w:rsidR="003D46F2">
        <w:rPr>
          <w:rFonts w:ascii="宋体" w:hAnsi="宋体" w:hint="eastAsia"/>
          <w:bCs/>
          <w:sz w:val="24"/>
        </w:rPr>
        <w:t>，如最大负载</w:t>
      </w:r>
      <w:r w:rsidR="00DE4D1F">
        <w:rPr>
          <w:rFonts w:ascii="宋体" w:hAnsi="宋体" w:hint="eastAsia"/>
          <w:bCs/>
          <w:sz w:val="24"/>
        </w:rPr>
        <w:t>、速度</w:t>
      </w:r>
      <w:r w:rsidR="005A6E4D">
        <w:rPr>
          <w:rFonts w:ascii="宋体" w:hAnsi="宋体" w:hint="eastAsia"/>
          <w:bCs/>
          <w:sz w:val="24"/>
        </w:rPr>
        <w:t>和重复定位精度</w:t>
      </w:r>
      <w:r w:rsidR="00DE4D1F">
        <w:rPr>
          <w:rFonts w:ascii="宋体" w:hAnsi="宋体" w:hint="eastAsia"/>
          <w:bCs/>
          <w:sz w:val="24"/>
        </w:rPr>
        <w:t>等</w:t>
      </w:r>
      <w:r w:rsidR="00190CF3">
        <w:rPr>
          <w:rFonts w:ascii="宋体" w:hAnsi="宋体" w:hint="eastAsia"/>
          <w:bCs/>
          <w:sz w:val="24"/>
        </w:rPr>
        <w:t>。</w:t>
      </w:r>
    </w:p>
    <w:p w14:paraId="3602C544" w14:textId="34DBDC98" w:rsidR="00190CF3" w:rsidRDefault="00190CF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根据工件传送方式和范围确定机器人</w:t>
      </w:r>
      <w:r w:rsidR="00C674B9">
        <w:rPr>
          <w:rFonts w:ascii="宋体" w:hAnsi="宋体" w:hint="eastAsia"/>
          <w:bCs/>
          <w:sz w:val="24"/>
        </w:rPr>
        <w:t>行走方式及</w:t>
      </w:r>
      <w:r w:rsidR="003D46F2">
        <w:rPr>
          <w:rFonts w:ascii="宋体" w:hAnsi="宋体" w:hint="eastAsia"/>
          <w:bCs/>
          <w:sz w:val="24"/>
        </w:rPr>
        <w:t>最大运动范围</w:t>
      </w:r>
      <w:r w:rsidR="00C80AC2">
        <w:rPr>
          <w:rFonts w:ascii="宋体" w:hAnsi="宋体" w:hint="eastAsia"/>
          <w:bCs/>
          <w:sz w:val="24"/>
        </w:rPr>
        <w:t>。</w:t>
      </w:r>
    </w:p>
    <w:p w14:paraId="59A1C5E1" w14:textId="0574BEF1" w:rsidR="00C80AC2" w:rsidRPr="00A70D64" w:rsidRDefault="009E4B8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根据自动化生产线结构和环境特点，</w:t>
      </w:r>
      <w:r w:rsidR="00DE4D1F">
        <w:rPr>
          <w:rFonts w:ascii="宋体" w:hAnsi="宋体" w:hint="eastAsia"/>
          <w:bCs/>
          <w:sz w:val="24"/>
        </w:rPr>
        <w:t>确定机器人的防护等级，</w:t>
      </w:r>
      <w:commentRangeEnd w:id="71"/>
      <w:r w:rsidR="00E74ED7">
        <w:rPr>
          <w:rStyle w:val="af8"/>
        </w:rPr>
        <w:commentReference w:id="71"/>
      </w:r>
    </w:p>
    <w:p w14:paraId="655C0213" w14:textId="6A744BE7" w:rsidR="00E902A1" w:rsidRDefault="00C96971" w:rsidP="00E902A1">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449BDBB0" w:rsidR="00F11334" w:rsidRDefault="00F11334" w:rsidP="00F11334">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12</w:t>
      </w:r>
      <w:r w:rsidR="00650063">
        <w:fldChar w:fldCharType="end"/>
      </w:r>
      <w:r>
        <w:t xml:space="preserve"> </w:t>
      </w:r>
      <w:r>
        <w:rPr>
          <w:rFonts w:hint="eastAsia"/>
        </w:rPr>
        <w:t>机器人行走导轨</w:t>
      </w:r>
    </w:p>
    <w:p w14:paraId="59C5879C" w14:textId="77777777" w:rsidR="006404A4" w:rsidRPr="006404A4" w:rsidRDefault="006404A4" w:rsidP="006404A4"/>
    <w:p w14:paraId="3A86316C" w14:textId="32889050" w:rsidR="0079540F" w:rsidRDefault="0079540F" w:rsidP="0079540F">
      <w:pPr>
        <w:pStyle w:val="2"/>
      </w:pPr>
      <w:bookmarkStart w:id="72" w:name="_Toc481489289"/>
      <w:r>
        <w:rPr>
          <w:rFonts w:hint="eastAsia"/>
        </w:rPr>
        <w:lastRenderedPageBreak/>
        <w:t>生产线</w:t>
      </w:r>
      <w:r w:rsidR="001B0CF5">
        <w:rPr>
          <w:rFonts w:hint="eastAsia"/>
        </w:rPr>
        <w:t>设备布局</w:t>
      </w:r>
      <w:r w:rsidR="00F04072">
        <w:rPr>
          <w:rFonts w:hint="eastAsia"/>
        </w:rPr>
        <w:t>设计</w:t>
      </w:r>
      <w:bookmarkEnd w:id="72"/>
    </w:p>
    <w:p w14:paraId="0B678BA7" w14:textId="571AB1AA"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6F5F51">
        <w:fldChar w:fldCharType="begin"/>
      </w:r>
      <w:r w:rsidR="006F5F51">
        <w:instrText xml:space="preserve"> ADDIN NE.Ref.{487D4951-9FAC-437E-8435-A0710E761AC2}</w:instrText>
      </w:r>
      <w:r w:rsidR="006F5F51">
        <w:fldChar w:fldCharType="separate"/>
      </w:r>
      <w:r w:rsidR="000D4024">
        <w:rPr>
          <w:color w:val="080000"/>
          <w:kern w:val="0"/>
          <w:vertAlign w:val="superscript"/>
        </w:rPr>
        <w:t>[38]</w:t>
      </w:r>
      <w:r w:rsidR="006F5F51">
        <w:fldChar w:fldCharType="end"/>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w:t>
      </w:r>
      <w:commentRangeStart w:id="73"/>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246C51C8"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6C4FC0">
        <w:rPr>
          <w:rFonts w:hint="eastAsia"/>
        </w:rPr>
        <w:t>及</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t>设备布置要保证安全，</w:t>
      </w:r>
      <w:r w:rsidR="007F777F">
        <w:rPr>
          <w:rFonts w:hint="eastAsia"/>
        </w:rPr>
        <w:t>生产线外侧应设置安全网，</w:t>
      </w:r>
      <w:r w:rsidR="00913AAA">
        <w:rPr>
          <w:rFonts w:hint="eastAsia"/>
        </w:rPr>
        <w:t>人行通道设置在生产线外，保证人员安全。</w:t>
      </w:r>
      <w:commentRangeEnd w:id="73"/>
      <w:r w:rsidR="00E74ED7">
        <w:rPr>
          <w:rStyle w:val="af8"/>
        </w:rPr>
        <w:commentReference w:id="73"/>
      </w:r>
    </w:p>
    <w:p w14:paraId="63F3B439" w14:textId="5D4FBE33" w:rsidR="00BB6E05" w:rsidRPr="00F45609" w:rsidRDefault="00E13258" w:rsidP="005F1DF9">
      <w:pPr>
        <w:pStyle w:val="aff1"/>
      </w:pPr>
      <w:r>
        <w:rPr>
          <w:rFonts w:hint="eastAsia"/>
        </w:rPr>
        <w:t>下面以武汉某汽车零部件</w:t>
      </w:r>
      <w:r w:rsidR="00DE6FAF">
        <w:rPr>
          <w:rFonts w:hint="eastAsia"/>
        </w:rPr>
        <w:t>公司</w:t>
      </w:r>
      <w:r w:rsidR="00B45191">
        <w:rPr>
          <w:rFonts w:hint="eastAsia"/>
        </w:rPr>
        <w:t>组建面向汽车</w:t>
      </w:r>
      <w:r w:rsidR="00DD32FF">
        <w:rPr>
          <w:rFonts w:hint="eastAsia"/>
        </w:rPr>
        <w:t>轮毂单元</w:t>
      </w:r>
      <w:r w:rsidR="00B45191">
        <w:rPr>
          <w:rFonts w:hint="eastAsia"/>
        </w:rPr>
        <w:t>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0873E3">
        <w:t>13</w:t>
      </w:r>
      <w:r w:rsidR="005F1DF9">
        <w:rPr>
          <w:rFonts w:hint="eastAsia"/>
        </w:rPr>
        <w:t>所示：</w:t>
      </w:r>
    </w:p>
    <w:p w14:paraId="7EB1C5BA" w14:textId="29774491" w:rsidR="006200E2" w:rsidRDefault="00771778" w:rsidP="002A18E6">
      <w:pPr>
        <w:pStyle w:val="aff6"/>
      </w:pPr>
      <w:r w:rsidRPr="002A18E6">
        <w:lastRenderedPageBreak/>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310" cy="4182387"/>
                    </a:xfrm>
                    <a:prstGeom prst="rect">
                      <a:avLst/>
                    </a:prstGeom>
                  </pic:spPr>
                </pic:pic>
              </a:graphicData>
            </a:graphic>
          </wp:inline>
        </w:drawing>
      </w:r>
    </w:p>
    <w:p w14:paraId="5F8E322F" w14:textId="2B7E3E8F" w:rsidR="00F07C85" w:rsidRDefault="00F07C85" w:rsidP="00F07C85">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13</w:t>
      </w:r>
      <w:r w:rsidR="00650063">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016D8A16" w:rsidR="000B6F86" w:rsidRPr="000B6F86" w:rsidRDefault="000C748C" w:rsidP="00BA3480">
      <w:pPr>
        <w:pStyle w:val="aff1"/>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E45C5B">
        <w:t>E</w:t>
      </w:r>
      <w:r w:rsidR="00DC02D3">
        <w:rPr>
          <w:rFonts w:hint="eastAsia"/>
        </w:rPr>
        <w:t>没有占用一排，而是</w:t>
      </w:r>
      <w:r w:rsidR="002D665D">
        <w:rPr>
          <w:rFonts w:hint="eastAsia"/>
        </w:rPr>
        <w:t>呈“</w:t>
      </w:r>
      <w:r w:rsidR="002D665D">
        <w:rPr>
          <w:rFonts w:hint="eastAsia"/>
        </w:rPr>
        <w:t>L</w:t>
      </w:r>
      <w:r w:rsidR="002D665D">
        <w:rPr>
          <w:rFonts w:hint="eastAsia"/>
        </w:rPr>
        <w:t>”型</w:t>
      </w:r>
      <w:r w:rsidR="00E45C5B">
        <w:rPr>
          <w:rFonts w:hint="eastAsia"/>
        </w:rPr>
        <w:t>设计</w:t>
      </w:r>
      <w:r w:rsidR="002D665D">
        <w:rPr>
          <w:rFonts w:hint="eastAsia"/>
        </w:rPr>
        <w:t>，</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5076983E" w14:textId="2E3F9CE5" w:rsidR="009D312A" w:rsidRDefault="009D312A" w:rsidP="009D312A">
      <w:pPr>
        <w:pStyle w:val="2"/>
      </w:pPr>
      <w:bookmarkStart w:id="74" w:name="_Toc481489290"/>
      <w:commentRangeStart w:id="75"/>
      <w:r>
        <w:rPr>
          <w:rFonts w:hint="eastAsia"/>
        </w:rPr>
        <w:t>本章小结</w:t>
      </w:r>
      <w:bookmarkEnd w:id="74"/>
      <w:commentRangeEnd w:id="75"/>
      <w:r w:rsidR="003F1061">
        <w:rPr>
          <w:rStyle w:val="af8"/>
          <w:rFonts w:ascii="Times New Roman" w:eastAsia="宋体" w:hAnsi="Times New Roman"/>
        </w:rPr>
        <w:commentReference w:id="75"/>
      </w:r>
    </w:p>
    <w:p w14:paraId="5972BC48" w14:textId="38921251" w:rsidR="00FD0312" w:rsidRPr="00FD0312" w:rsidRDefault="007510B9" w:rsidP="00FD0312">
      <w:pPr>
        <w:pStyle w:val="aff1"/>
      </w:pPr>
      <w:r>
        <w:rPr>
          <w:rFonts w:hint="eastAsia"/>
        </w:rPr>
        <w:t>本章</w:t>
      </w:r>
      <w:r w:rsidR="00871101">
        <w:rPr>
          <w:rFonts w:hint="eastAsia"/>
        </w:rPr>
        <w:t>根据</w:t>
      </w:r>
      <w:r>
        <w:rPr>
          <w:rFonts w:hint="eastAsia"/>
        </w:rPr>
        <w:t>汽车轮毂单元</w:t>
      </w:r>
      <w:r w:rsidR="00D8333D">
        <w:rPr>
          <w:rFonts w:hint="eastAsia"/>
        </w:rPr>
        <w:t>毛坯和成品零件图</w:t>
      </w:r>
      <w:r w:rsidR="00E571F2">
        <w:rPr>
          <w:rFonts w:hint="eastAsia"/>
        </w:rPr>
        <w:t>分析</w:t>
      </w:r>
      <w:r w:rsidR="00D8333D">
        <w:rPr>
          <w:rFonts w:hint="eastAsia"/>
        </w:rPr>
        <w:t>了</w:t>
      </w:r>
      <w:r w:rsidR="00423CA9">
        <w:rPr>
          <w:rFonts w:hint="eastAsia"/>
        </w:rPr>
        <w:t>零件</w:t>
      </w:r>
      <w:r w:rsidR="005D7152">
        <w:rPr>
          <w:rFonts w:hint="eastAsia"/>
        </w:rPr>
        <w:t>尺寸特征</w:t>
      </w:r>
      <w:r w:rsidR="00423CA9">
        <w:rPr>
          <w:rFonts w:hint="eastAsia"/>
        </w:rPr>
        <w:t>，</w:t>
      </w:r>
      <w:r w:rsidR="004C1F9C">
        <w:rPr>
          <w:rFonts w:hint="eastAsia"/>
        </w:rPr>
        <w:t>设计了</w:t>
      </w:r>
      <w:r w:rsidR="00F12145">
        <w:rPr>
          <w:rFonts w:hint="eastAsia"/>
        </w:rPr>
        <w:t>加工工序，</w:t>
      </w:r>
      <w:r w:rsidR="004B7DDC">
        <w:rPr>
          <w:rFonts w:hint="eastAsia"/>
        </w:rPr>
        <w:t>并</w:t>
      </w:r>
      <w:r w:rsidR="00331E50">
        <w:rPr>
          <w:rFonts w:hint="eastAsia"/>
        </w:rPr>
        <w:t>引入过程能力指数控制工序加工质量</w:t>
      </w:r>
      <w:r w:rsidR="00860885">
        <w:rPr>
          <w:rFonts w:hint="eastAsia"/>
        </w:rPr>
        <w:t>。然后分析了数控机床和机器人选型原则，并给出了数控机床选型实例。</w:t>
      </w:r>
      <w:r w:rsidR="00AC17C2">
        <w:rPr>
          <w:rFonts w:hint="eastAsia"/>
        </w:rPr>
        <w:t>最后</w:t>
      </w:r>
      <w:r w:rsidR="00BC626C">
        <w:rPr>
          <w:rFonts w:hint="eastAsia"/>
        </w:rPr>
        <w:t>设计</w:t>
      </w:r>
      <w:r w:rsidR="00AC17C2">
        <w:rPr>
          <w:rFonts w:hint="eastAsia"/>
        </w:rPr>
        <w:t>了汽车轮毂单元加工自动化生产线车间布局</w:t>
      </w:r>
      <w:r w:rsidR="00CD115A">
        <w:rPr>
          <w:rFonts w:hint="eastAsia"/>
        </w:rPr>
        <w:t>。</w:t>
      </w:r>
    </w:p>
    <w:p w14:paraId="0CA292B6" w14:textId="00AF8AEE" w:rsidR="00DA528E" w:rsidRDefault="00F070D8" w:rsidP="00DA528E">
      <w:pPr>
        <w:pStyle w:val="10"/>
      </w:pPr>
      <w:bookmarkStart w:id="76" w:name="_Toc48148929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A50700">
        <w:rPr>
          <w:rFonts w:hint="eastAsia"/>
        </w:rPr>
        <w:t>与实现</w:t>
      </w:r>
      <w:bookmarkEnd w:id="76"/>
    </w:p>
    <w:p w14:paraId="53E30670" w14:textId="4727ECEC" w:rsidR="00DA528E" w:rsidRDefault="00E05DAC" w:rsidP="00DA528E">
      <w:pPr>
        <w:pStyle w:val="2"/>
      </w:pPr>
      <w:bookmarkStart w:id="77" w:name="_Toc481489292"/>
      <w:r>
        <w:rPr>
          <w:rFonts w:hint="eastAsia"/>
        </w:rPr>
        <w:t>生产线组网需求分析</w:t>
      </w:r>
      <w:bookmarkEnd w:id="77"/>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5D598E1D" w:rsidR="0089282E" w:rsidRDefault="00FF74BB" w:rsidP="00BC6639">
      <w:pPr>
        <w:pStyle w:val="aff1"/>
      </w:pPr>
      <w:r>
        <w:rPr>
          <w:rFonts w:hint="eastAsia"/>
        </w:rPr>
        <w:t>面向汽车</w:t>
      </w:r>
      <w:r w:rsidR="00E64BBA">
        <w:rPr>
          <w:rFonts w:hint="eastAsia"/>
        </w:rPr>
        <w:t>轮毂单元加工的</w:t>
      </w:r>
      <w:r>
        <w:rPr>
          <w:rFonts w:hint="eastAsia"/>
        </w:rPr>
        <w:t>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8C491F">
        <w:rPr>
          <w:rFonts w:hint="eastAsia"/>
        </w:rPr>
        <w:t>为</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许多应用</w:t>
      </w:r>
      <w:r w:rsidR="001708DB">
        <w:rPr>
          <w:rFonts w:hint="eastAsia"/>
        </w:rPr>
        <w:t>和故障解决方案</w:t>
      </w:r>
      <w:r w:rsidR="006B2BE5">
        <w:fldChar w:fldCharType="begin"/>
      </w:r>
      <w:r w:rsidR="006B2BE5">
        <w:instrText xml:space="preserve"> ADDIN NE.Ref.{CE7E260D-D619-44BE-93E7-DF453F8DF357}</w:instrText>
      </w:r>
      <w:r w:rsidR="006B2BE5">
        <w:fldChar w:fldCharType="separate"/>
      </w:r>
      <w:r w:rsidR="000D4024">
        <w:rPr>
          <w:color w:val="080000"/>
          <w:kern w:val="0"/>
          <w:vertAlign w:val="superscript"/>
        </w:rPr>
        <w:t>[39]</w:t>
      </w:r>
      <w:r w:rsidR="006B2BE5">
        <w:fldChar w:fldCharType="end"/>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24642354" w:rsidR="00981E9E" w:rsidRPr="00557092" w:rsidRDefault="0030357F" w:rsidP="0030357F">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3</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10F537DB" w:rsidR="00981E9E" w:rsidRPr="000D1DA3" w:rsidRDefault="00005048" w:rsidP="00D24F31">
            <w:pPr>
              <w:pStyle w:val="aff6"/>
            </w:pPr>
            <w:r>
              <w:rPr>
                <w:rFonts w:hint="eastAsia"/>
              </w:rPr>
              <w:t>生产线应用软件</w:t>
            </w:r>
          </w:p>
        </w:tc>
        <w:tc>
          <w:tcPr>
            <w:tcW w:w="3857" w:type="dxa"/>
            <w:vAlign w:val="center"/>
          </w:tcPr>
          <w:p w14:paraId="1FA4098B" w14:textId="5D5B2ACD" w:rsidR="00981E9E" w:rsidRPr="000D1DA3" w:rsidRDefault="00981E9E" w:rsidP="00D24F31">
            <w:pPr>
              <w:pStyle w:val="aff6"/>
            </w:pPr>
            <w:r>
              <w:rPr>
                <w:rFonts w:hint="eastAsia"/>
              </w:rPr>
              <w:t>用于</w:t>
            </w:r>
            <w:r w:rsidR="00005048">
              <w:rPr>
                <w:rFonts w:hint="eastAsia"/>
              </w:rPr>
              <w:t>生产监测和数据管理</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44CB7A7" w:rsidR="00CD18FC" w:rsidRPr="000022F6" w:rsidRDefault="00C7015F" w:rsidP="006A3E0C">
      <w:pPr>
        <w:pStyle w:val="aff1"/>
      </w:pPr>
      <w:r>
        <w:rPr>
          <w:rFonts w:hint="eastAsia"/>
        </w:rPr>
        <w:t>面向汽车轮毂单元加工的自动化生产线</w:t>
      </w:r>
      <w:r w:rsidR="00874D1A">
        <w:rPr>
          <w:rFonts w:hint="eastAsia"/>
        </w:rPr>
        <w:t>具有</w:t>
      </w:r>
      <w:r w:rsidR="00884FCC">
        <w:rPr>
          <w:rFonts w:hint="eastAsia"/>
        </w:rPr>
        <w:t>设备数量多，</w:t>
      </w:r>
      <w:r w:rsidR="00FC3A0B">
        <w:rPr>
          <w:rFonts w:hint="eastAsia"/>
        </w:rPr>
        <w:t>零件</w:t>
      </w:r>
      <w:r w:rsidR="00884FCC">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sidR="00884FCC">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3F5531">
        <w:fldChar w:fldCharType="begin"/>
      </w:r>
      <w:r w:rsidR="003F5531">
        <w:instrText xml:space="preserve"> ADDIN NE.Ref.{B3F5ED5B-63E1-4AE3-942E-A96408B85838}</w:instrText>
      </w:r>
      <w:r w:rsidR="003F5531">
        <w:fldChar w:fldCharType="separate"/>
      </w:r>
      <w:r w:rsidR="000D4024">
        <w:rPr>
          <w:color w:val="080000"/>
          <w:kern w:val="0"/>
          <w:vertAlign w:val="superscript"/>
        </w:rPr>
        <w:t>[40]</w:t>
      </w:r>
      <w:r w:rsidR="003F5531">
        <w:fldChar w:fldCharType="end"/>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651AD3">
        <w:fldChar w:fldCharType="begin"/>
      </w:r>
      <w:r w:rsidR="00651AD3">
        <w:instrText xml:space="preserve"> ADDIN NE.Ref.{4E1A105E-4245-4A8C-ACF6-593BB8A9A0EA}</w:instrText>
      </w:r>
      <w:r w:rsidR="00651AD3">
        <w:fldChar w:fldCharType="separate"/>
      </w:r>
      <w:r w:rsidR="000D4024">
        <w:rPr>
          <w:color w:val="080000"/>
          <w:kern w:val="0"/>
          <w:vertAlign w:val="superscript"/>
        </w:rPr>
        <w:t>[41]</w:t>
      </w:r>
      <w:r w:rsidR="00651AD3">
        <w:fldChar w:fldCharType="end"/>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7D81F21B" w:rsidR="00DA528E" w:rsidRDefault="00E74ED7">
      <w:pPr>
        <w:pStyle w:val="4"/>
        <w:numPr>
          <w:ilvl w:val="0"/>
          <w:numId w:val="0"/>
        </w:numPr>
        <w:ind w:left="864"/>
        <w:pPrChange w:id="78" w:author="ZENGJING" w:date="2017-05-02T21:05:00Z">
          <w:pPr>
            <w:pStyle w:val="4"/>
          </w:pPr>
        </w:pPrChange>
      </w:pPr>
      <w:ins w:id="79" w:author="ZENGJING" w:date="2017-05-02T21:05:00Z">
        <w:r>
          <w:rPr>
            <w:rFonts w:hint="eastAsia"/>
          </w:rPr>
          <w:t>（1）</w:t>
        </w:r>
      </w:ins>
      <w:r w:rsidR="00CD790C">
        <w:rPr>
          <w:rFonts w:hint="eastAsia"/>
        </w:rPr>
        <w:t>拓扑结构需求分析</w:t>
      </w:r>
    </w:p>
    <w:p w14:paraId="68582F25" w14:textId="71BCA27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w:t>
      </w:r>
      <w:r w:rsidR="00FF7565">
        <w:fldChar w:fldCharType="begin"/>
      </w:r>
      <w:r w:rsidR="00FF7565">
        <w:instrText xml:space="preserve"> ADDIN NE.Ref.{5C723AA9-CFEC-4D43-B9E3-565054E64FBE}</w:instrText>
      </w:r>
      <w:r w:rsidR="00FF7565">
        <w:fldChar w:fldCharType="separate"/>
      </w:r>
      <w:r w:rsidR="000D4024">
        <w:rPr>
          <w:color w:val="080000"/>
          <w:kern w:val="0"/>
          <w:vertAlign w:val="superscript"/>
        </w:rPr>
        <w:t>[42]</w:t>
      </w:r>
      <w:r w:rsidR="00FF7565">
        <w:fldChar w:fldCharType="end"/>
      </w:r>
      <w:r w:rsidR="00BC5361">
        <w:rPr>
          <w:rFonts w:hint="eastAsia"/>
        </w:rPr>
        <w:t>，因此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7DF1A2B4" w:rsidR="00AC1027" w:rsidRDefault="00E74ED7">
      <w:pPr>
        <w:pStyle w:val="4"/>
        <w:numPr>
          <w:ilvl w:val="0"/>
          <w:numId w:val="0"/>
        </w:numPr>
        <w:ind w:left="864"/>
        <w:pPrChange w:id="80" w:author="ZENGJING" w:date="2017-05-02T21:05:00Z">
          <w:pPr>
            <w:pStyle w:val="4"/>
          </w:pPr>
        </w:pPrChange>
      </w:pPr>
      <w:ins w:id="81" w:author="ZENGJING" w:date="2017-05-02T21:05:00Z">
        <w:r>
          <w:rPr>
            <w:rFonts w:hint="eastAsia"/>
          </w:rPr>
          <w:t>（2）</w:t>
        </w:r>
      </w:ins>
      <w:r w:rsidR="00BA3A8F">
        <w:rPr>
          <w:rFonts w:hint="eastAsia"/>
        </w:rPr>
        <w:t>网络节点需求分析</w:t>
      </w:r>
    </w:p>
    <w:p w14:paraId="2E2A1825" w14:textId="576A3D82"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2020EB">
        <w:rPr>
          <w:rFonts w:hint="eastAsia"/>
        </w:rPr>
        <w:t>接入城域网</w:t>
      </w:r>
      <w:r w:rsidR="005354F2">
        <w:rPr>
          <w:rFonts w:hint="eastAsia"/>
        </w:rPr>
        <w:t>，获取一般</w:t>
      </w:r>
      <w:r w:rsidR="005354F2">
        <w:rPr>
          <w:rFonts w:hint="eastAsia"/>
        </w:rPr>
        <w:t>Internet</w:t>
      </w:r>
      <w:r w:rsidR="005354F2">
        <w:rPr>
          <w:rFonts w:hint="eastAsia"/>
        </w:rPr>
        <w:t>应用服务。</w:t>
      </w:r>
    </w:p>
    <w:p w14:paraId="19390EEA" w14:textId="0A33DF86" w:rsidR="00CD3538" w:rsidRDefault="00E74ED7">
      <w:pPr>
        <w:pStyle w:val="4"/>
        <w:numPr>
          <w:ilvl w:val="0"/>
          <w:numId w:val="0"/>
        </w:numPr>
        <w:ind w:left="864"/>
        <w:pPrChange w:id="82" w:author="ZENGJING" w:date="2017-05-02T21:05:00Z">
          <w:pPr>
            <w:pStyle w:val="4"/>
          </w:pPr>
        </w:pPrChange>
      </w:pPr>
      <w:ins w:id="83" w:author="ZENGJING" w:date="2017-05-02T21:05:00Z">
        <w:r>
          <w:rPr>
            <w:rFonts w:hint="eastAsia"/>
          </w:rPr>
          <w:t>（3）</w:t>
        </w:r>
      </w:ins>
      <w:r w:rsidR="00CD3538">
        <w:rPr>
          <w:rFonts w:hint="eastAsia"/>
        </w:rPr>
        <w:t>网络链路需求分析</w:t>
      </w:r>
    </w:p>
    <w:p w14:paraId="0CE6CE76" w14:textId="519B09E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w:t>
      </w:r>
      <w:r w:rsidR="005354F2">
        <w:rPr>
          <w:rFonts w:hint="eastAsia"/>
        </w:rPr>
        <w:t>进行</w:t>
      </w:r>
      <w:r w:rsidR="005D6C55">
        <w:rPr>
          <w:rFonts w:hint="eastAsia"/>
        </w:rPr>
        <w:t>编号，便于</w:t>
      </w:r>
      <w:r w:rsidR="00D367B1">
        <w:rPr>
          <w:rFonts w:hint="eastAsia"/>
        </w:rPr>
        <w:t>车间网络</w:t>
      </w:r>
      <w:r w:rsidR="005D6C55">
        <w:rPr>
          <w:rFonts w:hint="eastAsia"/>
        </w:rPr>
        <w:t>管理</w:t>
      </w:r>
      <w:r w:rsidR="00D367B1">
        <w:rPr>
          <w:rFonts w:hint="eastAsia"/>
        </w:rPr>
        <w:t>与维护。</w:t>
      </w:r>
    </w:p>
    <w:p w14:paraId="14E5C0C0" w14:textId="310E0296" w:rsidR="004E2626" w:rsidRDefault="004E2626" w:rsidP="00740B25">
      <w:pPr>
        <w:pStyle w:val="3"/>
      </w:pPr>
      <w:r>
        <w:rPr>
          <w:rFonts w:hint="eastAsia"/>
        </w:rPr>
        <w:t>网络扩展性需求分析</w:t>
      </w:r>
    </w:p>
    <w:p w14:paraId="1BBDC352" w14:textId="5B4F182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r w:rsidR="00DB0470">
        <w:fldChar w:fldCharType="begin"/>
      </w:r>
      <w:r w:rsidR="00DB0470">
        <w:instrText xml:space="preserve"> ADDIN NE.Ref.{D43C4F84-F16C-4AFC-BA91-BF0EAB4913C0}</w:instrText>
      </w:r>
      <w:r w:rsidR="00DB0470">
        <w:fldChar w:fldCharType="separate"/>
      </w:r>
      <w:r w:rsidR="000D4024">
        <w:rPr>
          <w:color w:val="080000"/>
          <w:kern w:val="0"/>
          <w:vertAlign w:val="superscript"/>
        </w:rPr>
        <w:t>[43]</w:t>
      </w:r>
      <w:r w:rsidR="00DB0470">
        <w:fldChar w:fldCharType="end"/>
      </w:r>
      <w:r w:rsidR="00C5775A">
        <w:rPr>
          <w:rFonts w:hint="eastAsia"/>
        </w:rPr>
        <w:t>。</w:t>
      </w:r>
    </w:p>
    <w:p w14:paraId="20E8BDFE" w14:textId="6EB86B04" w:rsidR="00DA528E" w:rsidRDefault="009F796C" w:rsidP="000E6D31">
      <w:pPr>
        <w:pStyle w:val="2"/>
      </w:pPr>
      <w:bookmarkStart w:id="84" w:name="_Toc481489293"/>
      <w:r>
        <w:rPr>
          <w:rFonts w:hint="eastAsia"/>
        </w:rPr>
        <w:lastRenderedPageBreak/>
        <w:t>生产线组网方案设计</w:t>
      </w:r>
      <w:r w:rsidR="001C669E">
        <w:rPr>
          <w:rFonts w:hint="eastAsia"/>
        </w:rPr>
        <w:t>与</w:t>
      </w:r>
      <w:r w:rsidR="00142335">
        <w:rPr>
          <w:rFonts w:hint="eastAsia"/>
        </w:rPr>
        <w:t>实现</w:t>
      </w:r>
      <w:bookmarkEnd w:id="84"/>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w:t>
      </w:r>
      <w:commentRangeStart w:id="85"/>
      <w:r w:rsidR="00451CC2">
        <w:rPr>
          <w:rFonts w:hint="eastAsia"/>
        </w:rPr>
        <w:t>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6F1BF190"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523347">
        <w:rPr>
          <w:rFonts w:hint="eastAsia"/>
        </w:rPr>
        <w:t>和解决方案。</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commentRangeEnd w:id="85"/>
      <w:r w:rsidR="00E74ED7">
        <w:rPr>
          <w:rStyle w:val="af8"/>
        </w:rPr>
        <w:commentReference w:id="85"/>
      </w:r>
    </w:p>
    <w:p w14:paraId="1427A67D" w14:textId="33FBD377"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F82601">
        <w:rPr>
          <w:rFonts w:hint="eastAsia"/>
        </w:rPr>
        <w:t>拥有传输速度快</w:t>
      </w:r>
      <w:r w:rsidR="00553101">
        <w:rPr>
          <w:rFonts w:hint="eastAsia"/>
        </w:rPr>
        <w:t>、</w:t>
      </w:r>
      <w:r w:rsidR="00F82601">
        <w:rPr>
          <w:rFonts w:hint="eastAsia"/>
        </w:rPr>
        <w:t>传输距离远</w:t>
      </w:r>
      <w:r w:rsidR="00553101">
        <w:rPr>
          <w:rFonts w:hint="eastAsia"/>
        </w:rPr>
        <w:t>、稳定可靠等优点</w:t>
      </w:r>
      <w:r w:rsidR="001C2692">
        <w:fldChar w:fldCharType="begin"/>
      </w:r>
      <w:r w:rsidR="001C2692">
        <w:instrText xml:space="preserve"> ADDIN NE.Ref.{CC42B53C-C743-42EE-A640-447AA710B8B1}</w:instrText>
      </w:r>
      <w:r w:rsidR="001C2692">
        <w:fldChar w:fldCharType="separate"/>
      </w:r>
      <w:r w:rsidR="000D4024">
        <w:rPr>
          <w:color w:val="080000"/>
          <w:kern w:val="0"/>
          <w:vertAlign w:val="superscript"/>
        </w:rPr>
        <w:t>[44]</w:t>
      </w:r>
      <w:r w:rsidR="001C2692">
        <w:fldChar w:fldCharType="end"/>
      </w:r>
      <w:r w:rsidR="00553101">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5831205"/>
                    </a:xfrm>
                    <a:prstGeom prst="rect">
                      <a:avLst/>
                    </a:prstGeom>
                  </pic:spPr>
                </pic:pic>
              </a:graphicData>
            </a:graphic>
          </wp:inline>
        </w:drawing>
      </w:r>
    </w:p>
    <w:p w14:paraId="40228A0B" w14:textId="024404C1" w:rsidR="005E24B0" w:rsidRDefault="005E24B0" w:rsidP="005E24B0">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t xml:space="preserve"> </w:t>
      </w:r>
      <w:r w:rsidR="007770B4">
        <w:rPr>
          <w:rFonts w:hint="eastAsia"/>
        </w:rPr>
        <w:t>车间网络拓扑图</w:t>
      </w:r>
    </w:p>
    <w:p w14:paraId="0D1FF658" w14:textId="61EE37BC"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651AD3">
        <w:fldChar w:fldCharType="begin"/>
      </w:r>
      <w:r w:rsidR="00651AD3">
        <w:instrText xml:space="preserve"> ADDIN NE.Ref.{275541C2-8E86-4222-A296-C3C19A41A620}</w:instrText>
      </w:r>
      <w:r w:rsidR="00651AD3">
        <w:fldChar w:fldCharType="separate"/>
      </w:r>
      <w:r w:rsidR="000D4024">
        <w:rPr>
          <w:color w:val="080000"/>
          <w:kern w:val="0"/>
          <w:vertAlign w:val="superscript"/>
        </w:rPr>
        <w:t>[45]</w:t>
      </w:r>
      <w:r w:rsidR="00651AD3">
        <w:fldChar w:fldCharType="end"/>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1BD6688C" w:rsidR="00BE1438" w:rsidRDefault="00DB30AA"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0E6E1E">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2A887C9"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w:t>
      </w:r>
      <w:r w:rsidR="0068503B">
        <w:rPr>
          <w:rFonts w:hint="eastAsia"/>
        </w:rPr>
        <w:t>城域网</w:t>
      </w:r>
      <w:r w:rsidR="00F754DD">
        <w:rPr>
          <w:rFonts w:hint="eastAsia"/>
        </w:rPr>
        <w:t>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w:t>
      </w:r>
      <w:r w:rsidR="006F68F2">
        <w:rPr>
          <w:rFonts w:hint="eastAsia"/>
        </w:rPr>
        <w:t>城域网</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w:t>
      </w:r>
      <w:r w:rsidR="0068503B">
        <w:rPr>
          <w:rFonts w:hint="eastAsia"/>
        </w:rPr>
        <w:t>城域网</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commentRangeStart w:id="86"/>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1A654B3F" w:rsidR="005704A5" w:rsidRDefault="005339C2" w:rsidP="005704A5">
      <w:pPr>
        <w:pStyle w:val="aff1"/>
        <w:numPr>
          <w:ilvl w:val="0"/>
          <w:numId w:val="11"/>
        </w:numPr>
        <w:ind w:firstLineChars="0"/>
      </w:pPr>
      <w:r>
        <w:rPr>
          <w:rFonts w:hint="eastAsia"/>
        </w:rPr>
        <w:t>选型的产品必须符合相关标准</w:t>
      </w:r>
      <w:r w:rsidR="00734752">
        <w:rPr>
          <w:rFonts w:hint="eastAsia"/>
        </w:rPr>
        <w:t>，</w:t>
      </w:r>
      <w:r w:rsidR="00303643">
        <w:rPr>
          <w:rFonts w:hint="eastAsia"/>
        </w:rPr>
        <w:t>具有详细的帮助文档和操作说明。</w:t>
      </w:r>
    </w:p>
    <w:p w14:paraId="41AA739C" w14:textId="3910F0C2" w:rsidR="00610A55" w:rsidRDefault="009252B9" w:rsidP="005704A5">
      <w:pPr>
        <w:pStyle w:val="aff1"/>
        <w:numPr>
          <w:ilvl w:val="0"/>
          <w:numId w:val="11"/>
        </w:numPr>
        <w:ind w:firstLineChars="0"/>
      </w:pPr>
      <w:r>
        <w:rPr>
          <w:rFonts w:hint="eastAsia"/>
        </w:rPr>
        <w:t>选型的产品应该是成熟的，</w:t>
      </w:r>
      <w:r w:rsidR="003958F6">
        <w:rPr>
          <w:rFonts w:hint="eastAsia"/>
        </w:rPr>
        <w:t>有着广泛的应用，</w:t>
      </w:r>
      <w:r>
        <w:rPr>
          <w:rFonts w:hint="eastAsia"/>
        </w:rPr>
        <w:t>占有一定市场份额。</w:t>
      </w:r>
    </w:p>
    <w:p w14:paraId="30AB6111" w14:textId="50D48CB4" w:rsidR="00BE168D" w:rsidRDefault="00BE168D" w:rsidP="005704A5">
      <w:pPr>
        <w:pStyle w:val="aff1"/>
        <w:numPr>
          <w:ilvl w:val="0"/>
          <w:numId w:val="11"/>
        </w:numPr>
        <w:ind w:firstLineChars="0"/>
      </w:pPr>
      <w:r>
        <w:rPr>
          <w:rFonts w:hint="eastAsia"/>
        </w:rPr>
        <w:t>选型的产品</w:t>
      </w:r>
      <w:r w:rsidR="003958F6">
        <w:rPr>
          <w:rFonts w:hint="eastAsia"/>
        </w:rPr>
        <w:t>应</w:t>
      </w:r>
      <w:r>
        <w:rPr>
          <w:rFonts w:hint="eastAsia"/>
        </w:rPr>
        <w:t>提供完善的售后服务。</w:t>
      </w:r>
      <w:commentRangeEnd w:id="86"/>
      <w:r w:rsidR="00E74ED7">
        <w:rPr>
          <w:rStyle w:val="af8"/>
        </w:rPr>
        <w:commentReference w:id="86"/>
      </w:r>
    </w:p>
    <w:p w14:paraId="3C90707A" w14:textId="55CA2932" w:rsidR="009A6B63" w:rsidRDefault="00B03FCD" w:rsidP="00571275">
      <w:pPr>
        <w:pStyle w:val="aff1"/>
      </w:pPr>
      <w:r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r w:rsidR="00D43D54">
        <w:rPr>
          <w:rFonts w:hint="eastAsia"/>
        </w:rPr>
        <w:t>从工作的网络</w:t>
      </w:r>
      <w:r w:rsidR="00D43D54">
        <w:rPr>
          <w:rFonts w:hint="eastAsia"/>
        </w:rPr>
        <w:t>OSI</w:t>
      </w:r>
      <w:r w:rsidR="00D43D54">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A7550C">
        <w:fldChar w:fldCharType="begin"/>
      </w:r>
      <w:r w:rsidR="00A7550C">
        <w:instrText xml:space="preserve"> ADDIN NE.Ref.{98EE7565-3391-482D-AC37-04D8283EAA99}</w:instrText>
      </w:r>
      <w:r w:rsidR="00A7550C">
        <w:fldChar w:fldCharType="separate"/>
      </w:r>
      <w:r w:rsidR="000D4024">
        <w:rPr>
          <w:color w:val="080000"/>
          <w:kern w:val="0"/>
          <w:vertAlign w:val="superscript"/>
        </w:rPr>
        <w:t>[46]</w:t>
      </w:r>
      <w:r w:rsidR="00A7550C">
        <w:fldChar w:fldCharType="end"/>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6A22A91" w:rsidR="00C95C5B" w:rsidRPr="00F85C4A" w:rsidRDefault="005F325A" w:rsidP="00571275">
      <w:pPr>
        <w:pStyle w:val="aff1"/>
        <w:rPr>
          <w:rFonts w:ascii="宋体" w:hAnsi="宋体"/>
        </w:rPr>
      </w:pPr>
      <w:r>
        <w:rPr>
          <w:rFonts w:hint="eastAsia"/>
        </w:rPr>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w:t>
      </w:r>
      <w:r w:rsidR="002E1B13">
        <w:rPr>
          <w:rFonts w:hint="eastAsia"/>
        </w:rPr>
        <w:lastRenderedPageBreak/>
        <w:t>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4AC7D2F6" w:rsidR="00AD06AA" w:rsidRDefault="00DB30AA"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0E6E1E">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10997096"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0E6E1E">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r w:rsidR="00A436C6">
        <w:rPr>
          <w:rFonts w:hint="eastAsia"/>
        </w:rPr>
        <w:t>M</w:t>
      </w:r>
      <w:r w:rsidR="007F47EE">
        <w:rPr>
          <w:rFonts w:hint="eastAsia"/>
        </w:rPr>
        <w:t>bps</w:t>
      </w:r>
      <w:r w:rsidR="007F47EE">
        <w:rPr>
          <w:rFonts w:hint="eastAsia"/>
        </w:rPr>
        <w:t>。</w:t>
      </w:r>
    </w:p>
    <w:p w14:paraId="291EF26C" w14:textId="4E453051" w:rsidR="00442372" w:rsidRDefault="00C377FB" w:rsidP="00442372">
      <w:pPr>
        <w:pStyle w:val="aff1"/>
      </w:pPr>
      <w:r>
        <w:rPr>
          <w:rFonts w:hint="eastAsia"/>
        </w:rPr>
        <w:t>根据公式</w:t>
      </w:r>
      <w:r w:rsidR="00D04378">
        <w:rPr>
          <w:rFonts w:hint="eastAsia"/>
        </w:rPr>
        <w:t>(</w:t>
      </w:r>
      <w:r>
        <w:rPr>
          <w:rFonts w:hint="eastAsia"/>
        </w:rPr>
        <w:t>3.2</w:t>
      </w:r>
      <w:r w:rsidR="00D04378">
        <w:t>)</w:t>
      </w:r>
      <w:r>
        <w:rPr>
          <w:rFonts w:hint="eastAsia"/>
        </w:rPr>
        <w:t>和公式</w:t>
      </w:r>
      <w:r w:rsidR="00D04378">
        <w:rPr>
          <w:rFonts w:hint="eastAsia"/>
        </w:rPr>
        <w:t>(</w:t>
      </w:r>
      <w:r>
        <w:rPr>
          <w:rFonts w:hint="eastAsia"/>
        </w:rPr>
        <w:t>3.3</w:t>
      </w:r>
      <w:r w:rsidR="00D04378">
        <w:rPr>
          <w:rFonts w:hint="eastAsia"/>
        </w:rPr>
        <w:t>)</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896D902"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w:t>
      </w:r>
      <w:r w:rsidR="00D04378">
        <w:rPr>
          <w:rFonts w:hint="eastAsia"/>
        </w:rPr>
        <w:t>轮毂单元</w:t>
      </w:r>
      <w:r w:rsidR="008A00F9">
        <w:rPr>
          <w:rFonts w:hint="eastAsia"/>
        </w:rPr>
        <w:t>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DB30AA"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100Mbps×93+1000Mbps×8)</m:t>
          </m:r>
        </m:oMath>
      </m:oMathPara>
    </w:p>
    <w:p w14:paraId="5D0CA743" w14:textId="30201018" w:rsidR="00DB5C59" w:rsidRPr="00FD5514" w:rsidRDefault="00FD5514" w:rsidP="00442372">
      <w:pPr>
        <w:pStyle w:val="aff1"/>
        <w:rPr>
          <w:i/>
        </w:rPr>
      </w:pPr>
      <m:oMathPara>
        <m:oMathParaPr>
          <m:jc m:val="left"/>
        </m:oMathParaPr>
        <m:oMath>
          <m:r>
            <w:rPr>
              <w:rFonts w:ascii="Cambria Math" w:hAnsi="Cambria Math"/>
            </w:rPr>
            <m:t xml:space="preserve">                                 =34.6Gbps</m:t>
          </m:r>
        </m:oMath>
      </m:oMathPara>
    </w:p>
    <w:p w14:paraId="03504EA9" w14:textId="68BBBDAB" w:rsidR="00F91BB3" w:rsidRPr="000F177D" w:rsidRDefault="00FD2FB8" w:rsidP="00F205D4">
      <w:pPr>
        <w:pStyle w:val="aff1"/>
        <w:rPr>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DB30AA"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77FF2586" w:rsidR="00A47A49" w:rsidRDefault="00C52933" w:rsidP="001E6FDA">
      <w:pPr>
        <w:pStyle w:val="aff1"/>
      </w:pPr>
      <w:r>
        <w:rPr>
          <w:rFonts w:hint="eastAsia"/>
        </w:rPr>
        <w:lastRenderedPageBreak/>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855502">
        <w:rPr>
          <w:rFonts w:hint="eastAsia"/>
        </w:rPr>
        <w:t>则</w:t>
      </w:r>
      <w:r w:rsidR="00CC60C3">
        <w:rPr>
          <w:rFonts w:hint="eastAsia"/>
        </w:rPr>
        <w:t>没有太多的要求，</w:t>
      </w:r>
      <w:r w:rsidR="003F3538">
        <w:rPr>
          <w:rFonts w:hint="eastAsia"/>
        </w:rPr>
        <w:t>只需要支持千兆网络即可。</w:t>
      </w:r>
    </w:p>
    <w:p w14:paraId="70C634D2" w14:textId="1B7EEF41" w:rsidR="003B189C" w:rsidRPr="001E6FDA" w:rsidRDefault="003B189C" w:rsidP="001E6FDA">
      <w:pPr>
        <w:pStyle w:val="aff1"/>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2A0BAAC0" w:rsidR="008B71CD" w:rsidRDefault="008B71CD" w:rsidP="008B71CD">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3</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pPr>
            <w:r>
              <w:rPr>
                <w:rFonts w:hint="eastAsia"/>
              </w:rPr>
              <w:t>A</w:t>
            </w:r>
          </w:p>
        </w:tc>
        <w:tc>
          <w:tcPr>
            <w:tcW w:w="2982" w:type="dxa"/>
            <w:tcBorders>
              <w:top w:val="single" w:sz="4" w:space="0" w:color="auto"/>
            </w:tcBorders>
          </w:tcPr>
          <w:p w14:paraId="3AA25059" w14:textId="480CA0DA" w:rsidR="00052677" w:rsidRDefault="00B46B66" w:rsidP="00AA55FB">
            <w:pPr>
              <w:pStyle w:val="aff6"/>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pPr>
            <w:r>
              <w:rPr>
                <w:rFonts w:hint="eastAsia"/>
              </w:rPr>
              <w:t>T9</w:t>
            </w:r>
            <w:r>
              <w:rPr>
                <w:rFonts w:hint="eastAsia"/>
              </w:rPr>
              <w:t>轮毂单元</w:t>
            </w:r>
          </w:p>
        </w:tc>
        <w:tc>
          <w:tcPr>
            <w:tcW w:w="2982" w:type="dxa"/>
          </w:tcPr>
          <w:p w14:paraId="6280F963" w14:textId="75B87C7C" w:rsidR="00052677" w:rsidRDefault="00B46B66" w:rsidP="00AA55FB">
            <w:pPr>
              <w:pStyle w:val="aff6"/>
            </w:pPr>
            <w:r>
              <w:rPr>
                <w:rFonts w:hint="eastAsia"/>
              </w:rPr>
              <w:t>B</w:t>
            </w:r>
          </w:p>
        </w:tc>
        <w:tc>
          <w:tcPr>
            <w:tcW w:w="2982" w:type="dxa"/>
          </w:tcPr>
          <w:p w14:paraId="08EC38D0" w14:textId="788DED81" w:rsidR="00052677" w:rsidRDefault="00C8296F" w:rsidP="00AA55FB">
            <w:pPr>
              <w:pStyle w:val="aff6"/>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pPr>
            <w:r>
              <w:rPr>
                <w:rFonts w:hint="eastAsia"/>
              </w:rPr>
              <w:t>壳体</w:t>
            </w:r>
          </w:p>
        </w:tc>
        <w:tc>
          <w:tcPr>
            <w:tcW w:w="2982" w:type="dxa"/>
          </w:tcPr>
          <w:p w14:paraId="6DEC89C2" w14:textId="2FF27CA5" w:rsidR="00052677" w:rsidRDefault="00B46B66" w:rsidP="00AA55FB">
            <w:pPr>
              <w:pStyle w:val="aff6"/>
            </w:pPr>
            <w:r>
              <w:rPr>
                <w:rFonts w:hint="eastAsia"/>
              </w:rPr>
              <w:t>C</w:t>
            </w:r>
          </w:p>
        </w:tc>
        <w:tc>
          <w:tcPr>
            <w:tcW w:w="2982" w:type="dxa"/>
          </w:tcPr>
          <w:p w14:paraId="266DDC67" w14:textId="7B959A53" w:rsidR="00052677" w:rsidRDefault="00C8296F" w:rsidP="00AA55FB">
            <w:pPr>
              <w:pStyle w:val="aff6"/>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pPr>
            <w:r>
              <w:rPr>
                <w:rFonts w:hint="eastAsia"/>
              </w:rPr>
              <w:t>凸轮轴</w:t>
            </w:r>
          </w:p>
        </w:tc>
        <w:tc>
          <w:tcPr>
            <w:tcW w:w="2982" w:type="dxa"/>
          </w:tcPr>
          <w:p w14:paraId="7F90F28D" w14:textId="0961A114" w:rsidR="00052677" w:rsidRDefault="00B46B66" w:rsidP="00AA55FB">
            <w:pPr>
              <w:pStyle w:val="aff6"/>
            </w:pPr>
            <w:r>
              <w:rPr>
                <w:rFonts w:hint="eastAsia"/>
              </w:rPr>
              <w:t>D</w:t>
            </w:r>
          </w:p>
        </w:tc>
        <w:tc>
          <w:tcPr>
            <w:tcW w:w="2982" w:type="dxa"/>
          </w:tcPr>
          <w:p w14:paraId="76B60667" w14:textId="7AD93536" w:rsidR="00052677" w:rsidRDefault="00C8296F" w:rsidP="00AA55FB">
            <w:pPr>
              <w:pStyle w:val="aff6"/>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pPr>
            <w:r>
              <w:rPr>
                <w:rFonts w:hint="eastAsia"/>
              </w:rPr>
              <w:t>轮毂单元磨削</w:t>
            </w:r>
          </w:p>
        </w:tc>
        <w:tc>
          <w:tcPr>
            <w:tcW w:w="2982" w:type="dxa"/>
          </w:tcPr>
          <w:p w14:paraId="0A897F05" w14:textId="17E684C1" w:rsidR="00052677" w:rsidRDefault="00B46B66" w:rsidP="00AA55FB">
            <w:pPr>
              <w:pStyle w:val="aff6"/>
            </w:pPr>
            <w:r>
              <w:rPr>
                <w:rFonts w:hint="eastAsia"/>
              </w:rPr>
              <w:t>E</w:t>
            </w:r>
          </w:p>
        </w:tc>
        <w:tc>
          <w:tcPr>
            <w:tcW w:w="2982" w:type="dxa"/>
          </w:tcPr>
          <w:p w14:paraId="57DA89DA" w14:textId="407CD9A5" w:rsidR="00052677" w:rsidRDefault="00C8296F" w:rsidP="00AA55FB">
            <w:pPr>
              <w:pStyle w:val="aff6"/>
            </w:pPr>
            <w:r>
              <w:rPr>
                <w:rFonts w:hint="eastAsia"/>
              </w:rPr>
              <w:t>192.168.0.</w:t>
            </w:r>
            <w:r>
              <w:t>20</w:t>
            </w:r>
            <w:r>
              <w:rPr>
                <w:rFonts w:hint="eastAsia"/>
              </w:rPr>
              <w:t>1~192.168.0.</w:t>
            </w:r>
            <w:r>
              <w:t>250</w:t>
            </w:r>
          </w:p>
        </w:tc>
      </w:tr>
    </w:tbl>
    <w:p w14:paraId="21106231" w14:textId="59CCB455" w:rsidR="008B71CD" w:rsidRDefault="00524D4F" w:rsidP="00540EC7">
      <w:pPr>
        <w:pStyle w:val="aff1"/>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46E03F15" w14:textId="77777777" w:rsidR="00AE176A" w:rsidRDefault="00AE176A" w:rsidP="00AE176A">
      <w:pPr>
        <w:pStyle w:val="2"/>
      </w:pPr>
      <w:bookmarkStart w:id="87" w:name="_Toc481489294"/>
      <w:r>
        <w:rPr>
          <w:rFonts w:hint="eastAsia"/>
        </w:rPr>
        <w:t>Redis</w:t>
      </w:r>
      <w:r>
        <w:rPr>
          <w:rFonts w:hint="eastAsia"/>
        </w:rPr>
        <w:t>集群服务器方案实现</w:t>
      </w:r>
      <w:bookmarkEnd w:id="87"/>
    </w:p>
    <w:p w14:paraId="23E0E218" w14:textId="77777777" w:rsidR="00AE176A" w:rsidRDefault="00AE176A" w:rsidP="00AE176A">
      <w:pPr>
        <w:pStyle w:val="3"/>
      </w:pPr>
      <w:r>
        <w:rPr>
          <w:rFonts w:hint="eastAsia"/>
        </w:rPr>
        <w:t>服务器端需求分析</w:t>
      </w:r>
    </w:p>
    <w:p w14:paraId="054E87EB" w14:textId="70190BFE" w:rsidR="00AE176A" w:rsidRPr="00733314" w:rsidRDefault="00AE176A" w:rsidP="00AE176A">
      <w:pPr>
        <w:pStyle w:val="aff1"/>
      </w:pPr>
      <w:r>
        <w:rPr>
          <w:rFonts w:hint="eastAsia"/>
        </w:rPr>
        <w:t>为了解</w:t>
      </w:r>
      <w:r>
        <w:rPr>
          <w:rFonts w:hint="eastAsia"/>
        </w:rPr>
        <w:t>Redis</w:t>
      </w:r>
      <w:r>
        <w:rPr>
          <w:rFonts w:hint="eastAsia"/>
        </w:rPr>
        <w:t>集群服务器内存大小需求，现对</w:t>
      </w:r>
      <w:r>
        <w:rPr>
          <w:rFonts w:hint="eastAsia"/>
        </w:rPr>
        <w:t>Reids</w:t>
      </w:r>
      <w:r>
        <w:rPr>
          <w:rFonts w:hint="eastAsia"/>
        </w:rPr>
        <w:t>数据库内存占用大小和</w:t>
      </w:r>
      <w:r>
        <w:rPr>
          <w:rFonts w:hint="eastAsia"/>
        </w:rPr>
        <w:t>D</w:t>
      </w:r>
      <w:r>
        <w:t>B</w:t>
      </w:r>
      <w:r>
        <w:t>数量关系进行研究。</w:t>
      </w:r>
      <w:r>
        <w:rPr>
          <w:rFonts w:hint="eastAsia"/>
        </w:rPr>
        <w:t>现收集了</w:t>
      </w:r>
      <w:r>
        <w:rPr>
          <w:rFonts w:hint="eastAsia"/>
        </w:rPr>
        <w:t>16</w:t>
      </w:r>
      <w:r>
        <w:rPr>
          <w:rFonts w:hint="eastAsia"/>
        </w:rPr>
        <w:t>台设备信息，依次存于</w:t>
      </w:r>
      <w:r>
        <w:rPr>
          <w:rFonts w:hint="eastAsia"/>
        </w:rPr>
        <w:t>Redis</w:t>
      </w:r>
      <w:r>
        <w:rPr>
          <w:rFonts w:hint="eastAsia"/>
        </w:rPr>
        <w:t>数据库中，每一个</w:t>
      </w:r>
      <w:r>
        <w:rPr>
          <w:rFonts w:hint="eastAsia"/>
        </w:rPr>
        <w:t>DB</w:t>
      </w:r>
      <w:r>
        <w:rPr>
          <w:rFonts w:hint="eastAsia"/>
        </w:rPr>
        <w:t>中的</w:t>
      </w:r>
      <w:r>
        <w:rPr>
          <w:rFonts w:hint="eastAsia"/>
        </w:rPr>
        <w:t>Samp</w:t>
      </w:r>
      <w:r>
        <w:t>leData</w:t>
      </w:r>
      <w:r>
        <w:rPr>
          <w:rFonts w:hint="eastAsia"/>
        </w:rPr>
        <w:t>记录为</w:t>
      </w:r>
      <w:r>
        <w:rPr>
          <w:rFonts w:hint="eastAsia"/>
        </w:rPr>
        <w:t>1</w:t>
      </w:r>
      <w:r>
        <w:t>0000</w:t>
      </w:r>
      <w:r>
        <w:rPr>
          <w:rFonts w:hint="eastAsia"/>
        </w:rPr>
        <w:t>条。</w:t>
      </w:r>
      <w:r>
        <w:rPr>
          <w:rFonts w:hint="eastAsia"/>
        </w:rPr>
        <w:t>Reids</w:t>
      </w:r>
      <w:r>
        <w:rPr>
          <w:rFonts w:hint="eastAsia"/>
        </w:rPr>
        <w:t>数据库内存占用大小</w:t>
      </w:r>
      <w:r w:rsidRPr="001032EA">
        <w:t>used_memory_human</w:t>
      </w:r>
      <w:r>
        <w:rPr>
          <w:rFonts w:hint="eastAsia"/>
        </w:rPr>
        <w:t>与</w:t>
      </w:r>
      <w:r>
        <w:rPr>
          <w:rFonts w:hint="eastAsia"/>
        </w:rPr>
        <w:t>DB</w:t>
      </w:r>
      <w:r>
        <w:rPr>
          <w:rFonts w:hint="eastAsia"/>
        </w:rPr>
        <w:t>数量关系散点图如图</w:t>
      </w:r>
      <w:r w:rsidR="00B30401">
        <w:t>3</w:t>
      </w:r>
      <w:r w:rsidR="00B30401">
        <w:rPr>
          <w:rFonts w:hint="eastAsia"/>
        </w:rPr>
        <w:t>-</w:t>
      </w:r>
      <w:r w:rsidR="00B30401">
        <w:t>2</w:t>
      </w:r>
      <w:r>
        <w:rPr>
          <w:rFonts w:hint="eastAsia"/>
        </w:rPr>
        <w:t>所示：</w:t>
      </w:r>
    </w:p>
    <w:p w14:paraId="30C0E3A4" w14:textId="77777777" w:rsidR="00AE176A" w:rsidRDefault="00AE176A" w:rsidP="00AE176A">
      <w:pPr>
        <w:pStyle w:val="aff6"/>
      </w:pPr>
      <w:r w:rsidRPr="00A772FD">
        <w:lastRenderedPageBreak/>
        <w:drawing>
          <wp:inline distT="0" distB="0" distL="0" distR="0" wp14:anchorId="1BAA2293" wp14:editId="68FD2150">
            <wp:extent cx="3841417" cy="200683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2308" cy="2012529"/>
                    </a:xfrm>
                    <a:prstGeom prst="rect">
                      <a:avLst/>
                    </a:prstGeom>
                  </pic:spPr>
                </pic:pic>
              </a:graphicData>
            </a:graphic>
          </wp:inline>
        </w:drawing>
      </w:r>
    </w:p>
    <w:p w14:paraId="72E9D6ED" w14:textId="0F80EF52" w:rsidR="00AE176A" w:rsidRDefault="00AE176A" w:rsidP="00AE176A">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Pr>
          <w:rFonts w:hint="eastAsia"/>
        </w:rPr>
        <w:t>内存占用大小与</w:t>
      </w:r>
      <w:r>
        <w:rPr>
          <w:rFonts w:hint="eastAsia"/>
        </w:rPr>
        <w:t>Redis</w:t>
      </w:r>
      <w:r>
        <w:rPr>
          <w:rFonts w:hint="eastAsia"/>
        </w:rPr>
        <w:t>数据库数量关系散点图</w:t>
      </w:r>
    </w:p>
    <w:p w14:paraId="0FE745D3" w14:textId="07410DE6" w:rsidR="00AE176A" w:rsidRDefault="00AE176A" w:rsidP="00AE176A">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00BE151D">
        <w:t>3</w:t>
      </w:r>
      <w:r w:rsidR="00BE151D">
        <w:rPr>
          <w:rFonts w:hint="eastAsia"/>
        </w:rPr>
        <w:t>-</w:t>
      </w:r>
      <w:r w:rsidR="00BE151D">
        <w:t>3</w:t>
      </w:r>
      <w:r w:rsidRPr="0079173C">
        <w:rPr>
          <w:rFonts w:hint="eastAsia"/>
        </w:rPr>
        <w:t>所示的结果。结果表明，采用最小二乘法估计的线性回归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79173C">
        <w:rPr>
          <w:rFonts w:hint="eastAsia"/>
        </w:rPr>
        <w:t>为</w:t>
      </w:r>
      <w:r w:rsidRPr="0079173C">
        <w:rPr>
          <w:rFonts w:hint="eastAsia"/>
        </w:rPr>
        <w:t>0.999999</w:t>
      </w:r>
      <w:r w:rsidRPr="0079173C">
        <w:rPr>
          <w:rFonts w:hint="eastAsia"/>
        </w:rPr>
        <w:t>，显著性水平小于</w:t>
      </w:r>
      <w:r w:rsidRPr="0079173C">
        <w:rPr>
          <w:rFonts w:hint="eastAsia"/>
        </w:rPr>
        <w:t>0.001</w:t>
      </w:r>
      <w:r w:rsidRPr="0079173C">
        <w:rPr>
          <w:rFonts w:hint="eastAsia"/>
        </w:rPr>
        <w:t>，即</w:t>
      </w:r>
      <w:r w:rsidRPr="0079173C">
        <w:rPr>
          <w:rFonts w:hint="eastAsia"/>
        </w:rPr>
        <w:t>Memory</w:t>
      </w:r>
      <w:r w:rsidRPr="0079173C">
        <w:t>S</w:t>
      </w:r>
      <w:r w:rsidRPr="0079173C">
        <w:rPr>
          <w:rFonts w:hint="eastAsia"/>
        </w:rPr>
        <w:t>ize</w:t>
      </w:r>
      <w:r w:rsidRPr="0079173C">
        <w:rPr>
          <w:rFonts w:hint="eastAsia"/>
        </w:rPr>
        <w:t>（</w:t>
      </w:r>
      <w:r w:rsidRPr="0079173C">
        <w:rPr>
          <w:rFonts w:hint="eastAsia"/>
        </w:rPr>
        <w:t>Redis</w:t>
      </w:r>
      <w:r w:rsidRPr="0079173C">
        <w:rPr>
          <w:rFonts w:hint="eastAsia"/>
        </w:rPr>
        <w:t>数据库占用内存大小）和</w:t>
      </w:r>
      <w:r w:rsidRPr="0079173C">
        <w:rPr>
          <w:rFonts w:hint="eastAsia"/>
        </w:rPr>
        <w:t>DBCount</w:t>
      </w:r>
      <w:r w:rsidRPr="0079173C">
        <w:rPr>
          <w:rFonts w:hint="eastAsia"/>
        </w:rPr>
        <w:t>（</w:t>
      </w:r>
      <w:r w:rsidRPr="0079173C">
        <w:rPr>
          <w:rFonts w:hint="eastAsia"/>
        </w:rPr>
        <w:t>DB</w:t>
      </w:r>
      <w:r w:rsidRPr="0079173C">
        <w:rPr>
          <w:rFonts w:hint="eastAsia"/>
        </w:rPr>
        <w:t>数量）线性关系非常显著。因此，这两个变量间的关系可以用公式</w:t>
      </w:r>
      <w:r w:rsidR="00E13E82">
        <w:rPr>
          <w:rFonts w:hint="eastAsia"/>
        </w:rPr>
        <w:t>(3.4)</w:t>
      </w:r>
      <w:r w:rsidRPr="0079173C">
        <w:rPr>
          <w:rFonts w:hint="eastAsia"/>
        </w:rPr>
        <w:t>表示</w:t>
      </w:r>
      <w:r>
        <w:rPr>
          <w:rFonts w:hint="eastAsia"/>
        </w:rPr>
        <w:t>：</w:t>
      </w:r>
    </w:p>
    <w:p w14:paraId="366E6FB8" w14:textId="4072F3D8" w:rsidR="00AE176A" w:rsidRPr="0066232D" w:rsidRDefault="00AE176A" w:rsidP="00AE176A">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Pr>
          <w:rFonts w:hint="eastAsia"/>
        </w:rPr>
        <w:t xml:space="preserve"> </w:t>
      </w:r>
      <w:r>
        <w:t xml:space="preserve">                        </w:t>
      </w:r>
      <w:r>
        <w:rPr>
          <w:rFonts w:hint="eastAsia"/>
        </w:rPr>
        <w:t xml:space="preserve"> </w:t>
      </w:r>
      <w:r>
        <w:t>(</w:t>
      </w:r>
      <w:fldSimple w:instr=" STYLEREF 1 \s ">
        <w:r w:rsidR="000E6E1E">
          <w:rPr>
            <w:noProof/>
          </w:rPr>
          <w:t>3</w:t>
        </w:r>
      </w:fldSimple>
      <w:r>
        <w:t>.</w:t>
      </w:r>
      <w:r>
        <w:fldChar w:fldCharType="begin"/>
      </w:r>
      <w:r>
        <w:instrText xml:space="preserve"> SEQ </w:instrText>
      </w:r>
      <w:r>
        <w:instrText>公式</w:instrText>
      </w:r>
      <w:r>
        <w:instrText xml:space="preserve"> \* ARABIC \s 1 </w:instrText>
      </w:r>
      <w:r>
        <w:fldChar w:fldCharType="separate"/>
      </w:r>
      <w:r w:rsidR="000E6E1E">
        <w:rPr>
          <w:noProof/>
        </w:rPr>
        <w:t>4</w:t>
      </w:r>
      <w:r>
        <w:fldChar w:fldCharType="end"/>
      </w:r>
      <w:r>
        <w:t>)</w:t>
      </w:r>
    </w:p>
    <w:p w14:paraId="45C0A4EF" w14:textId="77777777" w:rsidR="00AE176A" w:rsidRPr="0079173C" w:rsidRDefault="00AE176A" w:rsidP="00AE176A">
      <w:pPr>
        <w:pStyle w:val="aff1"/>
      </w:pPr>
      <w:r w:rsidRPr="0079173C">
        <w:rPr>
          <w:rFonts w:hint="eastAsia"/>
        </w:rPr>
        <w:t>式中，</w:t>
      </w:r>
      <m:oMath>
        <m:r>
          <w:rPr>
            <w:rFonts w:ascii="Cambria Math" w:hAnsi="Cambria Math"/>
          </w:rPr>
          <m:t>D</m:t>
        </m:r>
      </m:oMath>
      <w:r w:rsidRPr="0079173C">
        <w:rPr>
          <w:rFonts w:hint="eastAsia"/>
        </w:rPr>
        <w:t>表示数据库</w:t>
      </w:r>
      <w:r w:rsidRPr="0079173C">
        <w:rPr>
          <w:rFonts w:hint="eastAsia"/>
        </w:rPr>
        <w:t>DB</w:t>
      </w:r>
      <w:r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rPr>
          <w:rFonts w:hint="eastAsia"/>
        </w:rPr>
        <w:t>表示</w:t>
      </w:r>
      <w:r w:rsidRPr="0079173C">
        <w:rPr>
          <w:rFonts w:hint="eastAsia"/>
        </w:rPr>
        <w:t>Samp</w:t>
      </w:r>
      <w:r w:rsidRPr="0079173C">
        <w:t>leData</w:t>
      </w:r>
      <w:r w:rsidRPr="0079173C">
        <w:t>为</w:t>
      </w:r>
      <w:r w:rsidRPr="0079173C">
        <w:rPr>
          <w:rFonts w:hint="eastAsia"/>
        </w:rPr>
        <w:t>10000</w:t>
      </w:r>
      <w:r w:rsidRPr="0079173C">
        <w:rPr>
          <w:rFonts w:hint="eastAsia"/>
        </w:rPr>
        <w:t>条时的</w:t>
      </w:r>
      <w:r w:rsidRPr="0079173C">
        <w:rPr>
          <w:rFonts w:hint="eastAsia"/>
        </w:rPr>
        <w:t>Redis</w:t>
      </w:r>
      <w:r w:rsidRPr="0079173C">
        <w:rPr>
          <w:rFonts w:hint="eastAsia"/>
        </w:rPr>
        <w:t>数据库内存占用大小，单位为</w:t>
      </w:r>
      <w:r w:rsidRPr="0079173C">
        <w:rPr>
          <w:rFonts w:hint="eastAsia"/>
        </w:rPr>
        <w:t>M</w:t>
      </w:r>
      <w:r w:rsidRPr="0079173C">
        <w:t>B</w:t>
      </w:r>
      <w:r w:rsidRPr="0079173C">
        <w:rPr>
          <w:rFonts w:hint="eastAsia"/>
        </w:rPr>
        <w:t>。</w:t>
      </w:r>
      <w:r>
        <w:rPr>
          <w:rFonts w:hint="eastAsia"/>
        </w:rPr>
        <w:t>当</w:t>
      </w:r>
      <w:r>
        <w:rPr>
          <w:rFonts w:hint="eastAsia"/>
        </w:rPr>
        <w:t>D</w:t>
      </w:r>
      <w:r>
        <w:rPr>
          <w:rFonts w:hint="eastAsia"/>
        </w:rPr>
        <w:t>取值为</w:t>
      </w:r>
      <w:r>
        <w:rPr>
          <w:rFonts w:hint="eastAsia"/>
        </w:rPr>
        <w:t>1</w:t>
      </w:r>
      <w:r>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Pr>
          <w:rFonts w:hint="eastAsia"/>
        </w:rPr>
        <w:t>为</w:t>
      </w:r>
      <w:r>
        <w:rPr>
          <w:rFonts w:hint="eastAsia"/>
        </w:rPr>
        <w:t>56.81654MB</w:t>
      </w:r>
      <w:r>
        <w:rPr>
          <w:rFonts w:hint="eastAsia"/>
        </w:rPr>
        <w:t>，</w:t>
      </w:r>
      <w:r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t>记为</w:t>
      </w:r>
      <w:r w:rsidRPr="0079173C">
        <w:rPr>
          <w:rFonts w:hint="eastAsia"/>
        </w:rPr>
        <w:t>Redis</w:t>
      </w:r>
      <w:r w:rsidRPr="0079173C">
        <w:rPr>
          <w:rFonts w:hint="eastAsia"/>
        </w:rPr>
        <w:t>数据库内存大小基本单元，用于后续相关计算。</w:t>
      </w:r>
    </w:p>
    <w:p w14:paraId="0A843C6B" w14:textId="77777777" w:rsidR="00AE176A" w:rsidRDefault="00AE176A" w:rsidP="00AE176A">
      <w:pPr>
        <w:pStyle w:val="aff6"/>
      </w:pPr>
      <w:r>
        <w:drawing>
          <wp:inline distT="0" distB="0" distL="0" distR="0" wp14:anchorId="51F3F7F1" wp14:editId="177BB863">
            <wp:extent cx="3450303" cy="2208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8387" cy="2219769"/>
                    </a:xfrm>
                    <a:prstGeom prst="rect">
                      <a:avLst/>
                    </a:prstGeom>
                  </pic:spPr>
                </pic:pic>
              </a:graphicData>
            </a:graphic>
          </wp:inline>
        </w:drawing>
      </w:r>
    </w:p>
    <w:p w14:paraId="0E0E9550" w14:textId="2AC0353B" w:rsidR="00AE176A" w:rsidRDefault="00AE176A" w:rsidP="00AE176A">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p>
    <w:p w14:paraId="6082D9A1" w14:textId="59485407" w:rsidR="00AE176A" w:rsidRDefault="00AE176A" w:rsidP="00AE176A">
      <w:pPr>
        <w:pStyle w:val="aff1"/>
      </w:pPr>
      <w:r>
        <w:rPr>
          <w:rFonts w:hint="eastAsia"/>
        </w:rPr>
        <w:t>Redis</w:t>
      </w:r>
      <w:r>
        <w:rPr>
          <w:rFonts w:hint="eastAsia"/>
        </w:rPr>
        <w:t>数据库内存总占用量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Pr>
          <w:rFonts w:hint="eastAsia"/>
        </w:rPr>
        <w:t>计算公式可用公式</w:t>
      </w:r>
      <w:r w:rsidR="000C0F58">
        <w:t>(3.5)</w:t>
      </w:r>
      <w:r>
        <w:rPr>
          <w:rFonts w:hint="eastAsia"/>
        </w:rPr>
        <w:t>所示：</w:t>
      </w:r>
    </w:p>
    <w:p w14:paraId="16E3DED7" w14:textId="5BF4AE34" w:rsidR="00AE176A" w:rsidRPr="0066232D" w:rsidRDefault="00DB30AA" w:rsidP="00AE176A">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AE176A">
        <w:rPr>
          <w:rFonts w:hint="eastAsia"/>
        </w:rPr>
        <w:t xml:space="preserve"> </w:t>
      </w:r>
      <w:r w:rsidR="00AE176A">
        <w:t xml:space="preserve">                           (</w:t>
      </w:r>
      <w:r w:rsidR="00AE176A">
        <w:fldChar w:fldCharType="begin"/>
      </w:r>
      <w:r w:rsidR="00AE176A">
        <w:instrText xml:space="preserve"> </w:instrText>
      </w:r>
      <w:r w:rsidR="00AE176A">
        <w:rPr>
          <w:rFonts w:hint="eastAsia"/>
        </w:rPr>
        <w:instrText>STYLEREF 1 \s</w:instrText>
      </w:r>
      <w:r w:rsidR="00AE176A">
        <w:instrText xml:space="preserve"> </w:instrText>
      </w:r>
      <w:r w:rsidR="00AE176A">
        <w:fldChar w:fldCharType="separate"/>
      </w:r>
      <w:r w:rsidR="000E6E1E">
        <w:rPr>
          <w:noProof/>
        </w:rPr>
        <w:t>3</w:t>
      </w:r>
      <w:r w:rsidR="00AE176A">
        <w:fldChar w:fldCharType="end"/>
      </w:r>
      <w:r w:rsidR="00AE176A">
        <w:t>.</w:t>
      </w:r>
      <w:r w:rsidR="00AE176A">
        <w:fldChar w:fldCharType="begin"/>
      </w:r>
      <w:r w:rsidR="00AE176A">
        <w:instrText xml:space="preserve"> </w:instrText>
      </w:r>
      <w:r w:rsidR="00AE176A">
        <w:rPr>
          <w:rFonts w:hint="eastAsia"/>
        </w:rPr>
        <w:instrText xml:space="preserve">SEQ </w:instrText>
      </w:r>
      <w:r w:rsidR="00AE176A">
        <w:rPr>
          <w:rFonts w:hint="eastAsia"/>
        </w:rPr>
        <w:instrText>公式</w:instrText>
      </w:r>
      <w:r w:rsidR="00AE176A">
        <w:rPr>
          <w:rFonts w:hint="eastAsia"/>
        </w:rPr>
        <w:instrText xml:space="preserve"> \* ARABIC \s 1</w:instrText>
      </w:r>
      <w:r w:rsidR="00AE176A">
        <w:instrText xml:space="preserve"> </w:instrText>
      </w:r>
      <w:r w:rsidR="00AE176A">
        <w:fldChar w:fldCharType="separate"/>
      </w:r>
      <w:r w:rsidR="000E6E1E">
        <w:rPr>
          <w:noProof/>
        </w:rPr>
        <w:t>5</w:t>
      </w:r>
      <w:r w:rsidR="00AE176A">
        <w:fldChar w:fldCharType="end"/>
      </w:r>
      <w:r w:rsidR="00AE176A">
        <w:t>)</w:t>
      </w:r>
    </w:p>
    <w:p w14:paraId="3EE8A06B" w14:textId="77777777" w:rsidR="00AE176A" w:rsidRDefault="00AE176A" w:rsidP="00AE176A">
      <w:pPr>
        <w:pStyle w:val="aff1"/>
      </w:pPr>
      <w:r>
        <w:rPr>
          <w:rFonts w:hint="eastAsia"/>
        </w:rPr>
        <w:lastRenderedPageBreak/>
        <w:t>式中</w:t>
      </w:r>
      <w:r>
        <w:rPr>
          <w:rFonts w:hint="eastAsia"/>
        </w:rPr>
        <w:t>m</w:t>
      </w:r>
      <w:r>
        <w:rPr>
          <w:rFonts w:hint="eastAsia"/>
        </w:rPr>
        <w:t>表示生产线设备总数，</w:t>
      </w:r>
      <w:r>
        <w:rPr>
          <w:rFonts w:hint="eastAsia"/>
        </w:rPr>
        <w:t>n</w:t>
      </w:r>
      <w:r>
        <w:rPr>
          <w:rFonts w:hint="eastAsia"/>
        </w:rPr>
        <w:t>表示生产天数，</w:t>
      </w:r>
      <w:r>
        <w:rPr>
          <w:rFonts w:hint="eastAsia"/>
        </w:rPr>
        <w:t>h</w:t>
      </w:r>
      <w:r>
        <w:rPr>
          <w:rFonts w:hint="eastAsia"/>
        </w:rPr>
        <w:t>表示每天生产线工作时间，单位为小时。</w:t>
      </w:r>
    </w:p>
    <w:p w14:paraId="7D5EF931" w14:textId="6AC0C93F" w:rsidR="00AE176A" w:rsidRPr="009B14AB" w:rsidRDefault="00AE176A" w:rsidP="00AE176A">
      <w:pPr>
        <w:pStyle w:val="aff1"/>
      </w:pPr>
      <w:r>
        <w:rPr>
          <w:rFonts w:hint="eastAsia"/>
        </w:rPr>
        <w:t>以武汉某汽车零部件公司组建面向汽车关键零部件生产自动化生产线为例，按照一天</w:t>
      </w:r>
      <w:r>
        <w:rPr>
          <w:rFonts w:hint="eastAsia"/>
        </w:rPr>
        <w:t>8</w:t>
      </w:r>
      <w:r>
        <w:rPr>
          <w:rFonts w:hint="eastAsia"/>
        </w:rPr>
        <w:t>小时的工作时间计算，</w:t>
      </w:r>
      <w:r>
        <w:rPr>
          <w:rFonts w:hint="eastAsia"/>
        </w:rPr>
        <w:t>9</w:t>
      </w:r>
      <w:r>
        <w:t>3</w:t>
      </w:r>
      <w:r>
        <w:rPr>
          <w:rFonts w:hint="eastAsia"/>
        </w:rPr>
        <w:t>台设备五天产生的数据量大小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5</m:t>
            </m:r>
          </m:sub>
        </m:sSub>
      </m:oMath>
      <w:r>
        <w:rPr>
          <w:rFonts w:hint="eastAsia"/>
        </w:rPr>
        <w:t>约为</w:t>
      </w:r>
      <w:r>
        <w:t>74.3</w:t>
      </w:r>
      <w:r>
        <w:rPr>
          <w:rFonts w:hint="eastAsia"/>
        </w:rPr>
        <w:t>GB</w:t>
      </w:r>
      <w:r w:rsidR="003A5C21">
        <w:rPr>
          <w:rFonts w:hint="eastAsia"/>
        </w:rPr>
        <w:t>。</w:t>
      </w:r>
    </w:p>
    <w:p w14:paraId="3F8AC237" w14:textId="77777777" w:rsidR="00AE176A" w:rsidRDefault="00AE176A" w:rsidP="00AE176A">
      <w:pPr>
        <w:pStyle w:val="3"/>
      </w:pPr>
      <w:r>
        <w:rPr>
          <w:rFonts w:hint="eastAsia"/>
        </w:rPr>
        <w:t>Redis</w:t>
      </w:r>
      <w:r>
        <w:rPr>
          <w:rFonts w:hint="eastAsia"/>
        </w:rPr>
        <w:t>集群服务器方案实现</w:t>
      </w:r>
    </w:p>
    <w:p w14:paraId="494983BC" w14:textId="31CF0962" w:rsidR="00AE176A" w:rsidRDefault="00AE176A" w:rsidP="00AE176A">
      <w:pPr>
        <w:pStyle w:val="aff1"/>
      </w:pPr>
      <w:r>
        <w:rPr>
          <w:rFonts w:hint="eastAsia"/>
        </w:rPr>
        <w:t>从数据安全及服务器性能角度考虑，设计六节点的主从结构</w:t>
      </w:r>
      <w:r>
        <w:rPr>
          <w:rFonts w:hint="eastAsia"/>
        </w:rPr>
        <w:t>Redis</w:t>
      </w:r>
      <w:r>
        <w:rPr>
          <w:rFonts w:hint="eastAsia"/>
        </w:rPr>
        <w:t>集群拓扑图如图</w:t>
      </w:r>
      <w:r w:rsidR="003F7665">
        <w:rPr>
          <w:rFonts w:hint="eastAsia"/>
        </w:rPr>
        <w:t>3-4</w:t>
      </w:r>
      <w:r>
        <w:rPr>
          <w:rFonts w:hint="eastAsia"/>
        </w:rPr>
        <w:t>所示：</w:t>
      </w:r>
    </w:p>
    <w:p w14:paraId="244F8F47" w14:textId="77777777" w:rsidR="00AE176A" w:rsidRDefault="00AE176A" w:rsidP="00AE176A">
      <w:pPr>
        <w:pStyle w:val="aff6"/>
      </w:pPr>
      <w:r w:rsidRPr="00D73BCC">
        <w:drawing>
          <wp:inline distT="0" distB="0" distL="0" distR="0" wp14:anchorId="005D6DA8" wp14:editId="1B4488A5">
            <wp:extent cx="4916306" cy="317842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7616" cy="3179270"/>
                    </a:xfrm>
                    <a:prstGeom prst="rect">
                      <a:avLst/>
                    </a:prstGeom>
                  </pic:spPr>
                </pic:pic>
              </a:graphicData>
            </a:graphic>
          </wp:inline>
        </w:drawing>
      </w:r>
    </w:p>
    <w:p w14:paraId="1B385151" w14:textId="4710EA4E" w:rsidR="00AE176A" w:rsidRDefault="00AE176A" w:rsidP="00AE176A">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t xml:space="preserve"> </w:t>
      </w:r>
      <w:r>
        <w:rPr>
          <w:rFonts w:hint="eastAsia"/>
        </w:rPr>
        <w:t>Redis</w:t>
      </w:r>
      <w:r>
        <w:rPr>
          <w:rFonts w:hint="eastAsia"/>
        </w:rPr>
        <w:t>集群拓扑图</w:t>
      </w:r>
    </w:p>
    <w:p w14:paraId="5A943E95" w14:textId="576F0FA9" w:rsidR="00AE176A" w:rsidRDefault="00AE176A" w:rsidP="00AE176A">
      <w:pPr>
        <w:pStyle w:val="aff1"/>
      </w:pPr>
      <w:r>
        <w:rPr>
          <w:rFonts w:hint="eastAsia"/>
        </w:rPr>
        <w:t>拓扑结构中包含三个主节点和三个从节点，每个主节点和一个从节点对应，从节点完全复制了主节点的数据，保证数据安全，能在一定程度上防范因服务器故障造成的数据丢失。三个主节点之间数据共享，客户端连接任意一个主节点即可读写数据。主节点</w:t>
      </w:r>
      <w:r>
        <w:rPr>
          <w:rFonts w:hint="eastAsia"/>
        </w:rPr>
        <w:t>slot</w:t>
      </w:r>
      <w:r>
        <w:rPr>
          <w:rFonts w:hint="eastAsia"/>
        </w:rPr>
        <w:t>分配范围如表</w:t>
      </w:r>
      <w:r w:rsidR="003F7665">
        <w:t>3.3</w:t>
      </w:r>
      <w:r>
        <w:rPr>
          <w:rFonts w:hint="eastAsia"/>
        </w:rPr>
        <w:t>所示：</w:t>
      </w:r>
    </w:p>
    <w:p w14:paraId="3C49AF64" w14:textId="0ACA5427" w:rsidR="007E6BD3" w:rsidRDefault="007E6BD3" w:rsidP="00AE176A">
      <w:pPr>
        <w:pStyle w:val="aff1"/>
      </w:pPr>
    </w:p>
    <w:p w14:paraId="0F0B2587" w14:textId="1A51AC3A" w:rsidR="007E6BD3" w:rsidRDefault="007E6BD3" w:rsidP="00AE176A">
      <w:pPr>
        <w:pStyle w:val="aff1"/>
      </w:pPr>
    </w:p>
    <w:p w14:paraId="4A48EF16" w14:textId="7BDA7C45" w:rsidR="007E6BD3" w:rsidRDefault="007E6BD3" w:rsidP="00AE176A">
      <w:pPr>
        <w:pStyle w:val="aff1"/>
      </w:pPr>
    </w:p>
    <w:p w14:paraId="07DE6286" w14:textId="1C0CB50B" w:rsidR="007E6BD3" w:rsidRDefault="007E6BD3" w:rsidP="00AE176A">
      <w:pPr>
        <w:pStyle w:val="aff1"/>
      </w:pPr>
    </w:p>
    <w:p w14:paraId="2E8A1AEC" w14:textId="77777777" w:rsidR="007E6BD3" w:rsidRDefault="007E6BD3" w:rsidP="00AE176A">
      <w:pPr>
        <w:pStyle w:val="aff1"/>
      </w:pPr>
    </w:p>
    <w:p w14:paraId="0431AFC7" w14:textId="49AEB6D6" w:rsidR="00AE176A" w:rsidRDefault="00AE176A" w:rsidP="00AE176A">
      <w:pPr>
        <w:pStyle w:val="af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E1E">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6E1E">
        <w:rPr>
          <w:noProof/>
        </w:rPr>
        <w:t>3</w:t>
      </w:r>
      <w:r>
        <w:fldChar w:fldCharType="end"/>
      </w:r>
      <w:r>
        <w:t xml:space="preserve"> </w:t>
      </w:r>
      <w:r>
        <w:rPr>
          <w:rFonts w:hint="eastAsia"/>
        </w:rPr>
        <w:t>主节点</w:t>
      </w:r>
      <w:r>
        <w:rPr>
          <w:rFonts w:hint="eastAsia"/>
        </w:rPr>
        <w:t>slot</w:t>
      </w:r>
      <w:r>
        <w:rPr>
          <w:rFonts w:hint="eastAsia"/>
        </w:rPr>
        <w:t>分配范围</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E176A" w:rsidRPr="001D5D3B" w14:paraId="7C75F416" w14:textId="77777777" w:rsidTr="007E6BD3">
        <w:trPr>
          <w:jc w:val="center"/>
        </w:trPr>
        <w:tc>
          <w:tcPr>
            <w:tcW w:w="2982" w:type="dxa"/>
            <w:tcBorders>
              <w:top w:val="single" w:sz="4" w:space="0" w:color="auto"/>
              <w:bottom w:val="single" w:sz="4" w:space="0" w:color="auto"/>
            </w:tcBorders>
          </w:tcPr>
          <w:p w14:paraId="01310A03" w14:textId="77777777" w:rsidR="00AE176A" w:rsidRPr="001D5D3B" w:rsidRDefault="00AE176A" w:rsidP="007E6BD3">
            <w:pPr>
              <w:pStyle w:val="aff6"/>
            </w:pPr>
            <w:r w:rsidRPr="001D5D3B">
              <w:rPr>
                <w:rFonts w:hint="eastAsia"/>
              </w:rPr>
              <w:t>节点</w:t>
            </w:r>
          </w:p>
        </w:tc>
        <w:tc>
          <w:tcPr>
            <w:tcW w:w="2982" w:type="dxa"/>
            <w:tcBorders>
              <w:top w:val="single" w:sz="4" w:space="0" w:color="auto"/>
              <w:bottom w:val="single" w:sz="4" w:space="0" w:color="auto"/>
            </w:tcBorders>
          </w:tcPr>
          <w:p w14:paraId="5159C8B7" w14:textId="77777777" w:rsidR="00AE176A" w:rsidRPr="001D5D3B" w:rsidRDefault="00AE176A" w:rsidP="007E6BD3">
            <w:pPr>
              <w:pStyle w:val="aff6"/>
            </w:pPr>
            <w:r w:rsidRPr="001D5D3B">
              <w:t>S</w:t>
            </w:r>
            <w:r w:rsidRPr="001D5D3B">
              <w:rPr>
                <w:rFonts w:hint="eastAsia"/>
              </w:rPr>
              <w:t>lot</w:t>
            </w:r>
            <w:r w:rsidRPr="001D5D3B">
              <w:rPr>
                <w:rFonts w:hint="eastAsia"/>
              </w:rPr>
              <w:t>范围</w:t>
            </w:r>
          </w:p>
        </w:tc>
      </w:tr>
      <w:tr w:rsidR="00AE176A" w:rsidRPr="001D5D3B" w14:paraId="124A5C17" w14:textId="77777777" w:rsidTr="007E6BD3">
        <w:trPr>
          <w:jc w:val="center"/>
        </w:trPr>
        <w:tc>
          <w:tcPr>
            <w:tcW w:w="2982" w:type="dxa"/>
            <w:tcBorders>
              <w:top w:val="single" w:sz="4" w:space="0" w:color="auto"/>
            </w:tcBorders>
          </w:tcPr>
          <w:p w14:paraId="5421F2F7" w14:textId="77777777" w:rsidR="00AE176A" w:rsidRPr="001D5D3B" w:rsidRDefault="00AE176A" w:rsidP="007E6BD3">
            <w:pPr>
              <w:pStyle w:val="aff6"/>
            </w:pPr>
            <w:r w:rsidRPr="001D5D3B">
              <w:rPr>
                <w:rFonts w:hint="eastAsia"/>
              </w:rPr>
              <w:t>1</w:t>
            </w:r>
          </w:p>
        </w:tc>
        <w:tc>
          <w:tcPr>
            <w:tcW w:w="2982" w:type="dxa"/>
            <w:tcBorders>
              <w:top w:val="single" w:sz="4" w:space="0" w:color="auto"/>
            </w:tcBorders>
          </w:tcPr>
          <w:p w14:paraId="3572DB0D" w14:textId="77777777" w:rsidR="00AE176A" w:rsidRPr="001D5D3B" w:rsidRDefault="00AE176A" w:rsidP="007E6BD3">
            <w:pPr>
              <w:pStyle w:val="aff6"/>
            </w:pPr>
            <w:r w:rsidRPr="001D5D3B">
              <w:rPr>
                <w:rFonts w:hint="eastAsia"/>
              </w:rPr>
              <w:t>0-</w:t>
            </w:r>
            <w:r w:rsidRPr="001D5D3B">
              <w:t>5460</w:t>
            </w:r>
          </w:p>
        </w:tc>
      </w:tr>
      <w:tr w:rsidR="00AE176A" w:rsidRPr="001D5D3B" w14:paraId="17EFB6D6" w14:textId="77777777" w:rsidTr="007E6BD3">
        <w:trPr>
          <w:jc w:val="center"/>
        </w:trPr>
        <w:tc>
          <w:tcPr>
            <w:tcW w:w="2982" w:type="dxa"/>
          </w:tcPr>
          <w:p w14:paraId="49BB9414" w14:textId="77777777" w:rsidR="00AE176A" w:rsidRPr="001D5D3B" w:rsidRDefault="00AE176A" w:rsidP="007E6BD3">
            <w:pPr>
              <w:pStyle w:val="aff6"/>
            </w:pPr>
            <w:r w:rsidRPr="001D5D3B">
              <w:rPr>
                <w:rFonts w:hint="eastAsia"/>
              </w:rPr>
              <w:t>2</w:t>
            </w:r>
          </w:p>
        </w:tc>
        <w:tc>
          <w:tcPr>
            <w:tcW w:w="2982" w:type="dxa"/>
          </w:tcPr>
          <w:p w14:paraId="3C2CA62C" w14:textId="77777777" w:rsidR="00AE176A" w:rsidRPr="001D5D3B" w:rsidRDefault="00AE176A" w:rsidP="007E6BD3">
            <w:pPr>
              <w:pStyle w:val="aff6"/>
            </w:pPr>
            <w:r w:rsidRPr="001D5D3B">
              <w:rPr>
                <w:rFonts w:hint="eastAsia"/>
              </w:rPr>
              <w:t>5461-</w:t>
            </w:r>
            <w:r w:rsidRPr="001D5D3B">
              <w:t>10922</w:t>
            </w:r>
          </w:p>
        </w:tc>
      </w:tr>
      <w:tr w:rsidR="00AE176A" w:rsidRPr="001D5D3B" w14:paraId="0EDC3A65" w14:textId="77777777" w:rsidTr="007E6BD3">
        <w:trPr>
          <w:jc w:val="center"/>
        </w:trPr>
        <w:tc>
          <w:tcPr>
            <w:tcW w:w="2982" w:type="dxa"/>
          </w:tcPr>
          <w:p w14:paraId="6245E2D7" w14:textId="77777777" w:rsidR="00AE176A" w:rsidRPr="001D5D3B" w:rsidRDefault="00AE176A" w:rsidP="007E6BD3">
            <w:pPr>
              <w:pStyle w:val="aff6"/>
            </w:pPr>
            <w:r w:rsidRPr="001D5D3B">
              <w:rPr>
                <w:rFonts w:hint="eastAsia"/>
              </w:rPr>
              <w:t>3</w:t>
            </w:r>
          </w:p>
        </w:tc>
        <w:tc>
          <w:tcPr>
            <w:tcW w:w="2982" w:type="dxa"/>
          </w:tcPr>
          <w:p w14:paraId="2E1C4DAA" w14:textId="77777777" w:rsidR="00AE176A" w:rsidRPr="001D5D3B" w:rsidRDefault="00AE176A" w:rsidP="007E6BD3">
            <w:pPr>
              <w:pStyle w:val="aff6"/>
            </w:pPr>
            <w:r w:rsidRPr="001D5D3B">
              <w:rPr>
                <w:rFonts w:hint="eastAsia"/>
              </w:rPr>
              <w:t>10923</w:t>
            </w:r>
            <w:r w:rsidRPr="001D5D3B">
              <w:t>-16383</w:t>
            </w:r>
          </w:p>
        </w:tc>
      </w:tr>
    </w:tbl>
    <w:p w14:paraId="1D2EF5ED" w14:textId="31B8DAAE" w:rsidR="00AE176A" w:rsidRPr="008B71CD" w:rsidRDefault="00AE176A" w:rsidP="00540EC7">
      <w:pPr>
        <w:pStyle w:val="aff1"/>
      </w:pPr>
      <w:r>
        <w:rPr>
          <w:rFonts w:hint="eastAsia"/>
        </w:rPr>
        <w:t>为防止数据过多引发服务器故障，采用删除过期数据策略，即设定</w:t>
      </w:r>
      <w:r>
        <w:rPr>
          <w:rFonts w:hint="eastAsia"/>
        </w:rPr>
        <w:t>Redis</w:t>
      </w:r>
      <w:r>
        <w:rPr>
          <w:rFonts w:hint="eastAsia"/>
        </w:rPr>
        <w:t>服务器</w:t>
      </w:r>
      <w:r>
        <w:rPr>
          <w:rFonts w:ascii="Helvetica" w:hAnsi="Helvetica"/>
          <w:color w:val="333333"/>
          <w:shd w:val="clear" w:color="auto" w:fill="FEFEFE"/>
        </w:rPr>
        <w:t>maxmemory</w:t>
      </w:r>
      <w:r>
        <w:rPr>
          <w:rFonts w:ascii="Helvetica" w:hAnsi="Helvetica" w:hint="eastAsia"/>
          <w:color w:val="333333"/>
          <w:shd w:val="clear" w:color="auto" w:fill="FEFEFE"/>
        </w:rPr>
        <w:t>，一旦其使用内存超过设定值，触发主动清理策略。考虑到成本因素，根据上一节计算结果，选型的主节点服务器的内存为</w:t>
      </w:r>
      <w:r>
        <w:rPr>
          <w:rFonts w:ascii="Helvetica" w:hAnsi="Helvetica" w:hint="eastAsia"/>
          <w:color w:val="333333"/>
          <w:shd w:val="clear" w:color="auto" w:fill="FEFEFE"/>
        </w:rPr>
        <w:t>35GB</w:t>
      </w:r>
      <w:r>
        <w:rPr>
          <w:rFonts w:ascii="Helvetica" w:hAnsi="Helvetica" w:hint="eastAsia"/>
          <w:color w:val="333333"/>
          <w:shd w:val="clear" w:color="auto" w:fill="FEFEFE"/>
        </w:rPr>
        <w:t>，</w:t>
      </w:r>
      <w:r>
        <w:rPr>
          <w:rFonts w:hint="eastAsia"/>
        </w:rPr>
        <w:t>Redis</w:t>
      </w:r>
      <w:r>
        <w:rPr>
          <w:rFonts w:hint="eastAsia"/>
        </w:rPr>
        <w:t>占用最大内存</w:t>
      </w:r>
      <w:r>
        <w:rPr>
          <w:rFonts w:ascii="Helvetica" w:hAnsi="Helvetica"/>
          <w:color w:val="333333"/>
          <w:shd w:val="clear" w:color="auto" w:fill="FEFEFE"/>
        </w:rPr>
        <w:t>maxmemory</w:t>
      </w:r>
      <w:r>
        <w:rPr>
          <w:rFonts w:ascii="Helvetica" w:hAnsi="Helvetica" w:hint="eastAsia"/>
          <w:color w:val="333333"/>
          <w:shd w:val="clear" w:color="auto" w:fill="FEFEFE"/>
        </w:rPr>
        <w:t>设定为</w:t>
      </w:r>
      <w:r>
        <w:rPr>
          <w:rFonts w:ascii="Helvetica" w:hAnsi="Helvetica" w:hint="eastAsia"/>
          <w:color w:val="333333"/>
          <w:shd w:val="clear" w:color="auto" w:fill="FEFEFE"/>
        </w:rPr>
        <w:t>30</w:t>
      </w:r>
      <w:r>
        <w:rPr>
          <w:rFonts w:ascii="Helvetica" w:hAnsi="Helvetica"/>
          <w:color w:val="333333"/>
          <w:shd w:val="clear" w:color="auto" w:fill="FEFEFE"/>
        </w:rPr>
        <w:t>GB</w:t>
      </w:r>
      <w:r>
        <w:rPr>
          <w:rFonts w:ascii="Helvetica" w:hAnsi="Helvetica" w:hint="eastAsia"/>
          <w:color w:val="333333"/>
          <w:shd w:val="clear" w:color="auto" w:fill="FEFEFE"/>
        </w:rPr>
        <w:t>，故生产线数据的存活周期约为</w:t>
      </w:r>
      <w:r>
        <w:rPr>
          <w:rFonts w:ascii="Helvetica" w:hAnsi="Helvetica" w:hint="eastAsia"/>
          <w:color w:val="333333"/>
          <w:shd w:val="clear" w:color="auto" w:fill="FEFEFE"/>
        </w:rPr>
        <w:t>5</w:t>
      </w:r>
      <w:r>
        <w:rPr>
          <w:rFonts w:ascii="Helvetica" w:hAnsi="Helvetica" w:hint="eastAsia"/>
          <w:color w:val="333333"/>
          <w:shd w:val="clear" w:color="auto" w:fill="FEFEFE"/>
        </w:rPr>
        <w:t>天。如果后期需要增加数据的存活时间，可根据需求增加集群节点。</w:t>
      </w:r>
    </w:p>
    <w:p w14:paraId="0E416599" w14:textId="77777777" w:rsidR="00DA528E" w:rsidRDefault="00DA528E" w:rsidP="00B753F7">
      <w:pPr>
        <w:pStyle w:val="2"/>
      </w:pPr>
      <w:bookmarkStart w:id="88" w:name="_Toc479150257"/>
      <w:bookmarkStart w:id="89" w:name="_Toc481489295"/>
      <w:r>
        <w:rPr>
          <w:rFonts w:hint="eastAsia"/>
        </w:rPr>
        <w:t>本章小结</w:t>
      </w:r>
      <w:bookmarkEnd w:id="88"/>
      <w:bookmarkEnd w:id="89"/>
    </w:p>
    <w:p w14:paraId="1551354E" w14:textId="1E1F2BBF" w:rsidR="00DA528E" w:rsidRDefault="007E68A8" w:rsidP="00412F25">
      <w:pPr>
        <w:pStyle w:val="aff1"/>
      </w:pPr>
      <w:r>
        <w:rPr>
          <w:rFonts w:hint="eastAsia"/>
        </w:rPr>
        <w:t>本章</w:t>
      </w:r>
      <w:r w:rsidR="00485CF0">
        <w:rPr>
          <w:rFonts w:hint="eastAsia"/>
        </w:rPr>
        <w:t>从车间网络需求着手</w:t>
      </w:r>
      <w:r w:rsidR="000B2C5B">
        <w:rPr>
          <w:rFonts w:hint="eastAsia"/>
        </w:rPr>
        <w:t>，设计了车间网络拓扑图，</w:t>
      </w:r>
      <w:r w:rsidR="00AE731E">
        <w:rPr>
          <w:rFonts w:hint="eastAsia"/>
        </w:rPr>
        <w:t>对车间设备的网络</w:t>
      </w:r>
      <w:r w:rsidR="004E14FD">
        <w:t>IP</w:t>
      </w:r>
      <w:r w:rsidR="00AE731E">
        <w:rPr>
          <w:rFonts w:hint="eastAsia"/>
        </w:rPr>
        <w:t>进行了规划</w:t>
      </w:r>
      <w:r w:rsidR="004E14FD">
        <w:rPr>
          <w:rFonts w:hint="eastAsia"/>
        </w:rPr>
        <w:t>，</w:t>
      </w:r>
      <w:r w:rsidR="006200CC">
        <w:rPr>
          <w:rFonts w:hint="eastAsia"/>
        </w:rPr>
        <w:t>接着</w:t>
      </w:r>
      <w:r w:rsidR="00AB6DEF">
        <w:rPr>
          <w:rFonts w:hint="eastAsia"/>
        </w:rPr>
        <w:t>分析了</w:t>
      </w:r>
      <w:r w:rsidR="006200CC">
        <w:rPr>
          <w:rFonts w:hint="eastAsia"/>
        </w:rPr>
        <w:t>车间</w:t>
      </w:r>
      <w:r w:rsidR="006200CC">
        <w:rPr>
          <w:rFonts w:hint="eastAsia"/>
        </w:rPr>
        <w:t>Redis</w:t>
      </w:r>
      <w:r w:rsidR="006200CC">
        <w:rPr>
          <w:rFonts w:hint="eastAsia"/>
        </w:rPr>
        <w:t>服务器</w:t>
      </w:r>
      <w:r w:rsidR="00ED50E4">
        <w:rPr>
          <w:rFonts w:hint="eastAsia"/>
        </w:rPr>
        <w:t>需求</w:t>
      </w:r>
      <w:r w:rsidR="00AB6DEF">
        <w:rPr>
          <w:rFonts w:hint="eastAsia"/>
        </w:rPr>
        <w:t>，并对</w:t>
      </w:r>
      <w:r w:rsidR="00AB6DEF">
        <w:rPr>
          <w:rFonts w:hint="eastAsia"/>
        </w:rPr>
        <w:t>Redis</w:t>
      </w:r>
      <w:r w:rsidR="00AB6DEF">
        <w:rPr>
          <w:rFonts w:hint="eastAsia"/>
        </w:rPr>
        <w:t>服务器内存</w:t>
      </w:r>
      <w:r w:rsidR="00F5081F">
        <w:rPr>
          <w:rFonts w:hint="eastAsia"/>
        </w:rPr>
        <w:t>大小</w:t>
      </w:r>
      <w:r w:rsidR="00AB6DEF">
        <w:rPr>
          <w:rFonts w:hint="eastAsia"/>
        </w:rPr>
        <w:t>和数据库数量</w:t>
      </w:r>
      <w:r w:rsidR="00606ED9">
        <w:rPr>
          <w:rFonts w:hint="eastAsia"/>
        </w:rPr>
        <w:t>进行</w:t>
      </w:r>
      <w:r w:rsidR="00572FFC">
        <w:rPr>
          <w:rFonts w:hint="eastAsia"/>
        </w:rPr>
        <w:t>建模分析，</w:t>
      </w:r>
      <w:r w:rsidR="00442D74">
        <w:rPr>
          <w:rFonts w:hint="eastAsia"/>
        </w:rPr>
        <w:t>计算出面向汽车轮毂单元加工自动化生产线</w:t>
      </w:r>
      <w:r w:rsidR="00442D74">
        <w:rPr>
          <w:rFonts w:hint="eastAsia"/>
        </w:rPr>
        <w:t>Redis</w:t>
      </w:r>
      <w:r w:rsidR="00442D74">
        <w:rPr>
          <w:rFonts w:hint="eastAsia"/>
        </w:rPr>
        <w:t>服务器</w:t>
      </w:r>
      <w:r w:rsidR="00771668">
        <w:rPr>
          <w:rFonts w:hint="eastAsia"/>
        </w:rPr>
        <w:t>内存</w:t>
      </w:r>
      <w:r w:rsidR="00F27DEE">
        <w:rPr>
          <w:rFonts w:hint="eastAsia"/>
        </w:rPr>
        <w:t>值，为服务器选型打下基础</w:t>
      </w:r>
      <w:r w:rsidR="0042641D">
        <w:rPr>
          <w:rFonts w:hint="eastAsia"/>
        </w:rPr>
        <w:t>。</w:t>
      </w:r>
    </w:p>
    <w:p w14:paraId="6776AACE" w14:textId="77777777" w:rsidR="00B753F7" w:rsidRDefault="00B753F7">
      <w:pPr>
        <w:widowControl/>
        <w:jc w:val="left"/>
        <w:rPr>
          <w:sz w:val="24"/>
        </w:rPr>
      </w:pPr>
      <w:r>
        <w:br w:type="page"/>
      </w:r>
    </w:p>
    <w:p w14:paraId="4E8386E3" w14:textId="7C9BE47E" w:rsidR="00B753F7" w:rsidRDefault="006662C9" w:rsidP="00B753F7">
      <w:pPr>
        <w:pStyle w:val="10"/>
      </w:pPr>
      <w:bookmarkStart w:id="90" w:name="_Toc481489296"/>
      <w:commentRangeStart w:id="91"/>
      <w:r>
        <w:rPr>
          <w:rFonts w:hint="eastAsia"/>
        </w:rPr>
        <w:lastRenderedPageBreak/>
        <w:t>生产线</w:t>
      </w:r>
      <w:r w:rsidR="005A74FC">
        <w:rPr>
          <w:rFonts w:hint="eastAsia"/>
        </w:rPr>
        <w:t>应用</w:t>
      </w:r>
      <w:r>
        <w:rPr>
          <w:rFonts w:hint="eastAsia"/>
        </w:rPr>
        <w:t>软件设计</w:t>
      </w:r>
      <w:r w:rsidR="005A4BA2">
        <w:rPr>
          <w:rFonts w:hint="eastAsia"/>
        </w:rPr>
        <w:t>与实现</w:t>
      </w:r>
      <w:bookmarkEnd w:id="90"/>
      <w:commentRangeEnd w:id="91"/>
      <w:r w:rsidR="003F1061">
        <w:rPr>
          <w:rStyle w:val="af8"/>
          <w:rFonts w:ascii="Times New Roman" w:eastAsia="宋体" w:hAnsi="Times New Roman"/>
          <w:caps w:val="0"/>
          <w:kern w:val="2"/>
        </w:rPr>
        <w:commentReference w:id="91"/>
      </w:r>
    </w:p>
    <w:p w14:paraId="26DA9B71" w14:textId="215FA9BE" w:rsidR="00EF55B5" w:rsidRDefault="00A228A8" w:rsidP="00EF55B5">
      <w:pPr>
        <w:pStyle w:val="2"/>
      </w:pPr>
      <w:bookmarkStart w:id="92" w:name="_Toc481489297"/>
      <w:r>
        <w:rPr>
          <w:rFonts w:hint="eastAsia"/>
        </w:rPr>
        <w:t>生产线</w:t>
      </w:r>
      <w:r w:rsidR="005A74FC">
        <w:rPr>
          <w:rFonts w:hint="eastAsia"/>
        </w:rPr>
        <w:t>应用</w:t>
      </w:r>
      <w:r w:rsidR="009E5B2D">
        <w:rPr>
          <w:rFonts w:hint="eastAsia"/>
        </w:rPr>
        <w:t>软件</w:t>
      </w:r>
      <w:r w:rsidR="00D5499B">
        <w:rPr>
          <w:rFonts w:hint="eastAsia"/>
        </w:rPr>
        <w:t>需求</w:t>
      </w:r>
      <w:r w:rsidR="00F8343C">
        <w:rPr>
          <w:rFonts w:hint="eastAsia"/>
        </w:rPr>
        <w:t>分析</w:t>
      </w:r>
      <w:bookmarkEnd w:id="92"/>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013636C4" w:rsidR="006C4689" w:rsidRDefault="008F09C6" w:rsidP="00200632">
      <w:pPr>
        <w:pStyle w:val="aff1"/>
      </w:pPr>
      <w:commentRangeStart w:id="93"/>
      <w:r>
        <w:rPr>
          <w:rFonts w:hint="eastAsia"/>
        </w:rPr>
        <w:t>通过前文分析可知</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w:t>
      </w:r>
      <w:r w:rsidR="00744FDF">
        <w:rPr>
          <w:rFonts w:hint="eastAsia"/>
        </w:rPr>
        <w:t>应用</w:t>
      </w:r>
      <w:r w:rsidR="00AA5DE4">
        <w:rPr>
          <w:rFonts w:hint="eastAsia"/>
        </w:rPr>
        <w:t>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commentRangeEnd w:id="93"/>
      <w:r w:rsidR="00E74ED7">
        <w:rPr>
          <w:rStyle w:val="af8"/>
        </w:rPr>
        <w:commentReference w:id="93"/>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1DA5005B" w:rsidR="009173F1" w:rsidRDefault="00382107" w:rsidP="00746FF8">
      <w:pPr>
        <w:pStyle w:val="aff1"/>
      </w:pPr>
      <w:r>
        <w:rPr>
          <w:rFonts w:hint="eastAsia"/>
        </w:rPr>
        <w:t>上述软件的三</w:t>
      </w:r>
      <w:r w:rsidR="00F64971">
        <w:rPr>
          <w:rFonts w:hint="eastAsia"/>
        </w:rPr>
        <w:t>大功能需求</w:t>
      </w:r>
      <w:r w:rsidR="001F0F50">
        <w:rPr>
          <w:rFonts w:hint="eastAsia"/>
        </w:rPr>
        <w:t>及用户</w:t>
      </w:r>
      <w:r w:rsidR="00F64971">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rsidR="00BC2F27">
        <w:rPr>
          <w:rFonts w:hint="eastAsia"/>
        </w:rPr>
        <w:t>所示。</w:t>
      </w:r>
    </w:p>
    <w:p w14:paraId="43EDCEA9" w14:textId="68EC9E65" w:rsidR="00382107" w:rsidRPr="00C83AE2" w:rsidRDefault="00382107" w:rsidP="00746FF8">
      <w:pPr>
        <w:pStyle w:val="aff1"/>
      </w:pPr>
      <w:r>
        <w:rPr>
          <w:rFonts w:hint="eastAsia"/>
        </w:rPr>
        <w:t>软件用户包含管理员、其它用户和操作工，其操作权限等级依次降低。管理员具有任何操作</w:t>
      </w:r>
      <w:r w:rsidR="00863F70">
        <w:rPr>
          <w:rFonts w:hint="eastAsia"/>
        </w:rPr>
        <w:t>的</w:t>
      </w:r>
      <w:r>
        <w:rPr>
          <w:rFonts w:hint="eastAsia"/>
        </w:rPr>
        <w:t>权限；其它用户由管理员通过用户管理功能创建，继承了管理员除创建用户以外的全部权限；操作工只具备查看设备状态监控、数据分析结果和相关参数等权限，以此来防范生产过程中因软件操作失误而造成的生产故障。状态监控</w:t>
      </w:r>
      <w:r w:rsidR="00F123A4">
        <w:rPr>
          <w:rFonts w:hint="eastAsia"/>
        </w:rPr>
        <w:t>功能</w:t>
      </w:r>
      <w:r>
        <w:rPr>
          <w:rFonts w:hint="eastAsia"/>
        </w:rPr>
        <w:t>依赖数据管理模块，故软件运行初期，管理员需要根据生产线硬件布置设置相关服务器、设备和产线参数；为避免重复性的参数设置和用户切换，软件需要具备参数记忆功能，以此简化软件操作，提高生产效率。</w:t>
      </w:r>
    </w:p>
    <w:p w14:paraId="57B021E5" w14:textId="46E8C548" w:rsidR="005B1295" w:rsidRDefault="00FA3B62" w:rsidP="00382107">
      <w:pPr>
        <w:pStyle w:val="aff6"/>
      </w:pPr>
      <w:r>
        <w:lastRenderedPageBreak/>
        <w:drawing>
          <wp:inline distT="0" distB="0" distL="0" distR="0" wp14:anchorId="6AE52FAC" wp14:editId="09D62708">
            <wp:extent cx="4215660" cy="3762223"/>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7414" cy="3772712"/>
                    </a:xfrm>
                    <a:prstGeom prst="rect">
                      <a:avLst/>
                    </a:prstGeom>
                  </pic:spPr>
                </pic:pic>
              </a:graphicData>
            </a:graphic>
          </wp:inline>
        </w:drawing>
      </w:r>
    </w:p>
    <w:p w14:paraId="0B774059" w14:textId="77D4EB78"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E6E1E">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6DF0C409" w14:textId="7E83541C" w:rsidR="00472D8E" w:rsidRDefault="00472D8E" w:rsidP="00472D8E">
      <w:pPr>
        <w:pStyle w:val="3"/>
      </w:pPr>
      <w:r>
        <w:rPr>
          <w:rFonts w:hint="eastAsia"/>
        </w:rPr>
        <w:t>性能需求分析</w:t>
      </w:r>
    </w:p>
    <w:p w14:paraId="60199326" w14:textId="146C5066" w:rsidR="000E72AD"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271B48">
        <w:rPr>
          <w:rFonts w:hint="eastAsia"/>
        </w:rPr>
        <w:t>所示。</w:t>
      </w:r>
    </w:p>
    <w:p w14:paraId="2622D4B5" w14:textId="77777777" w:rsidR="00271B48" w:rsidRPr="001119EC" w:rsidRDefault="00271B48" w:rsidP="00271B48">
      <w:pPr>
        <w:pStyle w:val="aff1"/>
      </w:pPr>
      <w:r>
        <w:rPr>
          <w:rFonts w:hint="eastAsia"/>
        </w:rPr>
        <w:t>软件运行时数据操作包括用户登录、用户信息修改、基础数据修改调用等。其中，用户登录和信息修改操作频率较低，而基础数据修改调用操作在生产过程伴随着状态监测功能和数据分析功能时刻在进行，因此针对这两种频率差异极大的数据库操作需求，应设计差异化的数据存储机制。</w:t>
      </w:r>
    </w:p>
    <w:p w14:paraId="7F1EB793" w14:textId="77777777" w:rsidR="00271B48" w:rsidRPr="00271B48" w:rsidRDefault="00271B48" w:rsidP="009D60E2">
      <w:pPr>
        <w:pStyle w:val="aff1"/>
      </w:pPr>
    </w:p>
    <w:p w14:paraId="2F5AD39D" w14:textId="66E32B2B" w:rsidR="00F6381E" w:rsidRDefault="008B3C36" w:rsidP="008B3C36">
      <w:pPr>
        <w:pStyle w:val="aff6"/>
      </w:pPr>
      <w:r>
        <w:lastRenderedPageBreak/>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288030"/>
                    </a:xfrm>
                    <a:prstGeom prst="rect">
                      <a:avLst/>
                    </a:prstGeom>
                  </pic:spPr>
                </pic:pic>
              </a:graphicData>
            </a:graphic>
          </wp:inline>
        </w:drawing>
      </w:r>
    </w:p>
    <w:p w14:paraId="33FC0489" w14:textId="7D850F04" w:rsidR="00354207" w:rsidRDefault="00354207" w:rsidP="0035420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sidR="006E2C7A">
        <w:rPr>
          <w:rFonts w:hint="eastAsia"/>
        </w:rPr>
        <w:t>软件数据流简化图</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677237EF"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56288C">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4B4C74EC" w:rsidR="00192C86" w:rsidRDefault="0056288C" w:rsidP="00FB2A07">
      <w:pPr>
        <w:pStyle w:val="aff1"/>
      </w:pPr>
      <w:r>
        <w:rPr>
          <w:rFonts w:hint="eastAsia"/>
        </w:rPr>
        <w:t>为方便</w:t>
      </w:r>
      <w:r w:rsidR="008D4EE6">
        <w:rPr>
          <w:rFonts w:hint="eastAsia"/>
        </w:rPr>
        <w:t>工人的</w:t>
      </w:r>
      <w:r>
        <w:rPr>
          <w:rFonts w:hint="eastAsia"/>
        </w:rPr>
        <w:t>进行</w:t>
      </w:r>
      <w:r w:rsidR="008D4EE6">
        <w:rPr>
          <w:rFonts w:hint="eastAsia"/>
        </w:rPr>
        <w:t>软件</w:t>
      </w:r>
      <w:r>
        <w:rPr>
          <w:rFonts w:hint="eastAsia"/>
        </w:rPr>
        <w:t>操作</w:t>
      </w:r>
      <w:r w:rsidR="008D4EE6">
        <w:rPr>
          <w:rFonts w:hint="eastAsia"/>
        </w:rPr>
        <w:t>，软件的用户界面应简洁明了，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0F7F3355" w:rsidR="00CF313A" w:rsidRDefault="00CF313A" w:rsidP="00CF313A">
      <w:pPr>
        <w:pStyle w:val="aff1"/>
      </w:pPr>
      <w:r>
        <w:rPr>
          <w:rFonts w:hint="eastAsia"/>
        </w:rPr>
        <w:t>本文所述生产线</w:t>
      </w:r>
      <w:r w:rsidR="0056288C">
        <w:rPr>
          <w:rFonts w:hint="eastAsia"/>
        </w:rPr>
        <w:t>应用软件</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271B48">
        <w:rPr>
          <w:rFonts w:hint="eastAsia"/>
        </w:rPr>
        <w:t>4.</w:t>
      </w:r>
      <w:r w:rsidR="00A359F2">
        <w:t>1</w:t>
      </w:r>
      <w:r w:rsidR="00A359F2">
        <w:rPr>
          <w:rFonts w:hint="eastAsia"/>
        </w:rPr>
        <w:t>所示：</w:t>
      </w:r>
    </w:p>
    <w:p w14:paraId="1DE0EF7D" w14:textId="58407351" w:rsidR="00EA0E1C" w:rsidRDefault="00EA0E1C" w:rsidP="00CF313A">
      <w:pPr>
        <w:pStyle w:val="aff1"/>
      </w:pPr>
    </w:p>
    <w:p w14:paraId="3B94DBCB" w14:textId="5F98A349" w:rsidR="00EA0E1C" w:rsidRDefault="00EA0E1C" w:rsidP="00CF313A">
      <w:pPr>
        <w:pStyle w:val="aff1"/>
      </w:pPr>
    </w:p>
    <w:p w14:paraId="7DBD0999" w14:textId="34E574A8" w:rsidR="00EA0E1C" w:rsidRDefault="00EA0E1C" w:rsidP="00CF313A">
      <w:pPr>
        <w:pStyle w:val="aff1"/>
      </w:pPr>
    </w:p>
    <w:p w14:paraId="61B92805" w14:textId="3B35EE03" w:rsidR="00EA0E1C" w:rsidRDefault="00EA0E1C" w:rsidP="00CF313A">
      <w:pPr>
        <w:pStyle w:val="aff1"/>
      </w:pPr>
    </w:p>
    <w:p w14:paraId="1EF8BC0A" w14:textId="77777777" w:rsidR="00EA0E1C" w:rsidRDefault="00EA0E1C" w:rsidP="00CF313A">
      <w:pPr>
        <w:pStyle w:val="aff1"/>
      </w:pPr>
    </w:p>
    <w:p w14:paraId="17DA5168" w14:textId="327E100D" w:rsidR="00E76339" w:rsidRDefault="00E76339" w:rsidP="00E76339">
      <w:pPr>
        <w:pStyle w:val="aff3"/>
      </w:pPr>
      <w:r>
        <w:rPr>
          <w:rFonts w:hint="eastAsia"/>
        </w:rPr>
        <w:lastRenderedPageBreak/>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0816DF6C" w:rsidR="00AD1056" w:rsidRDefault="00AD1056" w:rsidP="00124C8F">
            <w:pPr>
              <w:pStyle w:val="aff6"/>
            </w:pPr>
            <w:r>
              <w:rPr>
                <w:rFonts w:hint="eastAsia"/>
              </w:rPr>
              <w:t>上位机</w:t>
            </w:r>
            <w:r>
              <w:rPr>
                <w:rFonts w:hint="eastAsia"/>
              </w:rPr>
              <w:t>My</w:t>
            </w:r>
            <w:r>
              <w:t>SQL</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94" w:name="_Toc481489298"/>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94"/>
    </w:p>
    <w:p w14:paraId="00AC4A0E" w14:textId="39B1DADB" w:rsidR="00A83A2B" w:rsidRDefault="00326D47" w:rsidP="00A83A2B">
      <w:pPr>
        <w:pStyle w:val="3"/>
      </w:pPr>
      <w:r>
        <w:rPr>
          <w:rFonts w:hint="eastAsia"/>
        </w:rPr>
        <w:t>设计思想和目标</w:t>
      </w:r>
    </w:p>
    <w:p w14:paraId="1D9A8F50" w14:textId="62F31FB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w:t>
      </w:r>
      <w:r w:rsidR="003D66B1">
        <w:rPr>
          <w:rFonts w:hint="eastAsia"/>
        </w:rPr>
        <w:t>状态监测和数据管理，包括数控机床和机器人的基本信息和</w:t>
      </w:r>
      <w:r w:rsidR="00EA1561">
        <w:rPr>
          <w:rFonts w:hint="eastAsia"/>
        </w:rPr>
        <w:t>生产状态。</w:t>
      </w:r>
      <w:r w:rsidR="00BE1465">
        <w:rPr>
          <w:rFonts w:hint="eastAsia"/>
        </w:rPr>
        <w:t>软件应具备较高的性能要求，能在</w:t>
      </w:r>
      <w:r w:rsidR="004C4EDD">
        <w:rPr>
          <w:rFonts w:hint="eastAsia"/>
        </w:rPr>
        <w:t>毫秒级的时间内实时刷新设备状态信息，</w:t>
      </w:r>
      <w:r w:rsidR="00CF3E19">
        <w:rPr>
          <w:rFonts w:hint="eastAsia"/>
        </w:rPr>
        <w:t>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commentRangeStart w:id="95"/>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commentRangeEnd w:id="95"/>
      <w:r w:rsidR="003F1061">
        <w:rPr>
          <w:rStyle w:val="af8"/>
        </w:rPr>
        <w:commentReference w:id="95"/>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1F027E66" w:rsidR="003527A6" w:rsidRDefault="003527A6" w:rsidP="00262978">
      <w:pPr>
        <w:pStyle w:val="aff1"/>
        <w:numPr>
          <w:ilvl w:val="0"/>
          <w:numId w:val="6"/>
        </w:numPr>
        <w:ind w:firstLineChars="0"/>
      </w:pPr>
      <w:commentRangeStart w:id="96"/>
      <w:r>
        <w:rPr>
          <w:rFonts w:hint="eastAsia"/>
        </w:rPr>
        <w:t>高性能的数据读写能力</w:t>
      </w:r>
      <w:r w:rsidR="0092004A">
        <w:rPr>
          <w:rFonts w:hint="eastAsia"/>
        </w:rPr>
        <w:t>：</w:t>
      </w:r>
      <w:r w:rsidR="004D07F2">
        <w:rPr>
          <w:rFonts w:hint="eastAsia"/>
        </w:rPr>
        <w:t>面向汽车</w:t>
      </w:r>
      <w:r w:rsidR="00E042CF">
        <w:rPr>
          <w:rFonts w:hint="eastAsia"/>
        </w:rPr>
        <w:t>轮毂单元</w:t>
      </w:r>
      <w:r w:rsidR="00AA4CC0">
        <w:rPr>
          <w:rFonts w:hint="eastAsia"/>
        </w:rPr>
        <w:t>加工</w:t>
      </w:r>
      <w:r w:rsidR="00BA3440">
        <w:rPr>
          <w:rFonts w:hint="eastAsia"/>
        </w:rPr>
        <w:t>自动化生产线</w:t>
      </w:r>
      <w:r w:rsidR="00AA4CC0">
        <w:rPr>
          <w:rFonts w:hint="eastAsia"/>
        </w:rPr>
        <w:t>应用</w:t>
      </w:r>
      <w:r w:rsidR="00221685">
        <w:rPr>
          <w:rFonts w:hint="eastAsia"/>
        </w:rPr>
        <w:t>软件</w:t>
      </w:r>
      <w:r w:rsidR="009639C7">
        <w:rPr>
          <w:rFonts w:hint="eastAsia"/>
        </w:rPr>
        <w:t>剥离了数据采集层，数据来源为统一数据结构的数据库服务器，</w:t>
      </w:r>
      <w:r w:rsidR="00E51D11">
        <w:rPr>
          <w:rFonts w:hint="eastAsia"/>
        </w:rPr>
        <w:t>为实现生产线设备实时监控功能，</w:t>
      </w:r>
      <w:r w:rsidR="00AA4CC0">
        <w:rPr>
          <w:rFonts w:hint="eastAsia"/>
        </w:rPr>
        <w:t>应用</w:t>
      </w:r>
      <w:r w:rsidR="00E51D11">
        <w:rPr>
          <w:rFonts w:hint="eastAsia"/>
        </w:rPr>
        <w:t>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w:t>
      </w:r>
      <w:r w:rsidR="00A9511E">
        <w:rPr>
          <w:rFonts w:hint="eastAsia"/>
        </w:rPr>
        <w:lastRenderedPageBreak/>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2314882C" w:rsidR="0092004A" w:rsidRDefault="00387F49" w:rsidP="00262978">
      <w:pPr>
        <w:pStyle w:val="aff1"/>
        <w:numPr>
          <w:ilvl w:val="0"/>
          <w:numId w:val="6"/>
        </w:numPr>
        <w:ind w:firstLineChars="0"/>
      </w:pPr>
      <w:r>
        <w:rPr>
          <w:rFonts w:hint="eastAsia"/>
        </w:rPr>
        <w:t>多线程处理能力：</w:t>
      </w:r>
      <w:r w:rsidR="00E54D50">
        <w:rPr>
          <w:rFonts w:hint="eastAsia"/>
        </w:rPr>
        <w:t>面向汽车轮毂单元加工自动化生产线应用软件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324D955F" w:rsidR="00167FCD"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，简化软件操作。</w:t>
      </w:r>
      <w:commentRangeEnd w:id="96"/>
      <w:r w:rsidR="003F1061">
        <w:rPr>
          <w:rStyle w:val="af8"/>
        </w:rPr>
        <w:commentReference w:id="96"/>
      </w:r>
    </w:p>
    <w:p w14:paraId="65683686" w14:textId="699B2C7D" w:rsidR="009017CE" w:rsidRDefault="009017CE" w:rsidP="009017CE">
      <w:pPr>
        <w:pStyle w:val="3"/>
      </w:pPr>
      <w:r>
        <w:rPr>
          <w:rFonts w:hint="eastAsia"/>
        </w:rPr>
        <w:t>软件设计框架</w:t>
      </w:r>
    </w:p>
    <w:p w14:paraId="010696DF" w14:textId="7D182170" w:rsidR="00865DC1" w:rsidRDefault="00865DC1" w:rsidP="00865DC1">
      <w:pPr>
        <w:pStyle w:val="aff1"/>
      </w:pPr>
      <w:r>
        <w:rPr>
          <w:rFonts w:hint="eastAsia"/>
        </w:rPr>
        <w:t>根据软件需求分析，设计的软件框架如图</w:t>
      </w:r>
      <w:r w:rsidR="000565CE">
        <w:rPr>
          <w:rFonts w:hint="eastAsia"/>
        </w:rPr>
        <w:t>4-</w:t>
      </w:r>
      <w:r w:rsidR="000565CE">
        <w:t>3</w:t>
      </w:r>
      <w:r w:rsidR="000565CE">
        <w:rPr>
          <w:rFonts w:hint="eastAsia"/>
        </w:rPr>
        <w:t>所示：</w:t>
      </w:r>
    </w:p>
    <w:p w14:paraId="21C7C60B" w14:textId="28AD3467" w:rsidR="00214532" w:rsidRPr="00865DC1" w:rsidRDefault="00214532" w:rsidP="00865DC1">
      <w:pPr>
        <w:pStyle w:val="aff1"/>
      </w:pPr>
      <w:r>
        <w:rPr>
          <w:noProof/>
        </w:rPr>
        <w:drawing>
          <wp:inline distT="0" distB="0" distL="0" distR="0" wp14:anchorId="17C02624" wp14:editId="59FEE39A">
            <wp:extent cx="5543550" cy="26841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2684145"/>
                    </a:xfrm>
                    <a:prstGeom prst="rect">
                      <a:avLst/>
                    </a:prstGeom>
                  </pic:spPr>
                </pic:pic>
              </a:graphicData>
            </a:graphic>
          </wp:inline>
        </w:drawing>
      </w:r>
    </w:p>
    <w:p w14:paraId="7F4872B5" w14:textId="0A61947F" w:rsidR="009017CE" w:rsidRDefault="009017CE" w:rsidP="0076022D">
      <w:pPr>
        <w:pStyle w:val="aff6"/>
      </w:pPr>
      <w:r>
        <w:lastRenderedPageBreak/>
        <w:drawing>
          <wp:inline distT="0" distB="0" distL="0" distR="0" wp14:anchorId="0610D3AA" wp14:editId="3714AA6A">
            <wp:extent cx="4093445" cy="3043123"/>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4698" cy="3051489"/>
                    </a:xfrm>
                    <a:prstGeom prst="rect">
                      <a:avLst/>
                    </a:prstGeom>
                  </pic:spPr>
                </pic:pic>
              </a:graphicData>
            </a:graphic>
          </wp:inline>
        </w:drawing>
      </w:r>
    </w:p>
    <w:p w14:paraId="5C8A8F45" w14:textId="6C53BAF4" w:rsidR="00865DC1" w:rsidRDefault="00865DC1" w:rsidP="00865DC1">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r>
        <w:t xml:space="preserve"> </w:t>
      </w:r>
      <w:r>
        <w:rPr>
          <w:rFonts w:hint="eastAsia"/>
        </w:rPr>
        <w:t>应用软件框架</w:t>
      </w:r>
    </w:p>
    <w:p w14:paraId="5981A75D" w14:textId="32A16AB8" w:rsidR="00FF2DE1" w:rsidRDefault="00FF2DE1" w:rsidP="00FF2DE1">
      <w:pPr>
        <w:pStyle w:val="aff1"/>
      </w:pPr>
      <w:r>
        <w:rPr>
          <w:rFonts w:hint="eastAsia"/>
        </w:rPr>
        <w:t>软件包含</w:t>
      </w:r>
      <w:r>
        <w:rPr>
          <w:rFonts w:hint="eastAsia"/>
        </w:rPr>
        <w:t>4</w:t>
      </w:r>
      <w:r>
        <w:rPr>
          <w:rFonts w:hint="eastAsia"/>
        </w:rPr>
        <w:t>个子模块：设备状态监测模块、数据管理模块、历史数据分析模块和用户管理模块</w:t>
      </w:r>
      <w:r w:rsidR="00E429BB">
        <w:rPr>
          <w:rFonts w:hint="eastAsia"/>
        </w:rPr>
        <w:t>。</w:t>
      </w:r>
      <w:r w:rsidR="00885677">
        <w:rPr>
          <w:rFonts w:hint="eastAsia"/>
        </w:rPr>
        <w:t>各个模块的数据</w:t>
      </w:r>
      <w:r w:rsidR="008A5A8D">
        <w:rPr>
          <w:rFonts w:hint="eastAsia"/>
        </w:rPr>
        <w:t>由</w:t>
      </w:r>
      <w:r w:rsidR="008A5A8D">
        <w:rPr>
          <w:rFonts w:hint="eastAsia"/>
        </w:rPr>
        <w:t>Redis</w:t>
      </w:r>
      <w:r w:rsidR="008A5A8D">
        <w:rPr>
          <w:rFonts w:hint="eastAsia"/>
        </w:rPr>
        <w:t>数据库提供</w:t>
      </w:r>
      <w:r w:rsidR="00C80FBD">
        <w:rPr>
          <w:rFonts w:hint="eastAsia"/>
        </w:rPr>
        <w:t>，采用的数据接口为</w:t>
      </w:r>
      <w:r w:rsidR="00C80FBD">
        <w:rPr>
          <w:rFonts w:hint="eastAsia"/>
        </w:rPr>
        <w:t>Service</w:t>
      </w:r>
      <w:r w:rsidR="00C80FBD">
        <w:t>S</w:t>
      </w:r>
      <w:r w:rsidR="00C80FBD">
        <w:rPr>
          <w:rFonts w:hint="eastAsia"/>
        </w:rPr>
        <w:t>tack.Redis</w:t>
      </w:r>
      <w:r w:rsidR="00B05D59">
        <w:rPr>
          <w:rFonts w:hint="eastAsia"/>
        </w:rPr>
        <w:t>提供</w:t>
      </w:r>
      <w:r w:rsidR="006E652B">
        <w:rPr>
          <w:rFonts w:hint="eastAsia"/>
        </w:rPr>
        <w:t>给</w:t>
      </w:r>
      <w:r w:rsidR="006E652B">
        <w:rPr>
          <w:rFonts w:hint="eastAsia"/>
        </w:rPr>
        <w:t>C#</w:t>
      </w:r>
      <w:r w:rsidR="006E652B">
        <w:rPr>
          <w:rFonts w:hint="eastAsia"/>
        </w:rPr>
        <w:t>开发</w:t>
      </w:r>
      <w:r w:rsidR="00B05D59">
        <w:rPr>
          <w:rFonts w:hint="eastAsia"/>
        </w:rPr>
        <w:t>的</w:t>
      </w:r>
      <w:r w:rsidR="00B05D59">
        <w:rPr>
          <w:rFonts w:hint="eastAsia"/>
        </w:rPr>
        <w:t>Redis</w:t>
      </w:r>
      <w:r w:rsidR="00B05D59">
        <w:rPr>
          <w:rFonts w:hint="eastAsia"/>
        </w:rPr>
        <w:t>数据库接口</w:t>
      </w:r>
      <w:r w:rsidR="006E652B">
        <w:rPr>
          <w:rFonts w:hint="eastAsia"/>
        </w:rPr>
        <w:t>。</w:t>
      </w:r>
    </w:p>
    <w:p w14:paraId="7587DB93" w14:textId="51FDE379" w:rsidR="006456E2" w:rsidRDefault="00EE597B" w:rsidP="00FF2DE1">
      <w:pPr>
        <w:pStyle w:val="aff1"/>
      </w:pPr>
      <w:r>
        <w:rPr>
          <w:rFonts w:hint="eastAsia"/>
        </w:rPr>
        <w:t>数据采集层作为</w:t>
      </w:r>
      <w:r w:rsidR="009E6C17">
        <w:rPr>
          <w:rFonts w:hint="eastAsia"/>
        </w:rPr>
        <w:t>软件</w:t>
      </w:r>
      <w:r w:rsidR="00514E81">
        <w:rPr>
          <w:rFonts w:hint="eastAsia"/>
        </w:rPr>
        <w:t>框架中</w:t>
      </w:r>
      <w:r>
        <w:rPr>
          <w:rFonts w:hint="eastAsia"/>
        </w:rPr>
        <w:t>独立的</w:t>
      </w:r>
      <w:r w:rsidR="009E6C17">
        <w:rPr>
          <w:rFonts w:hint="eastAsia"/>
        </w:rPr>
        <w:t>一层，</w:t>
      </w:r>
      <w:r w:rsidR="00514E81">
        <w:rPr>
          <w:rFonts w:hint="eastAsia"/>
        </w:rPr>
        <w:t>采集生产设备数据信息并存入</w:t>
      </w:r>
      <w:r w:rsidR="00514E81">
        <w:rPr>
          <w:rFonts w:hint="eastAsia"/>
        </w:rPr>
        <w:t>Redis</w:t>
      </w:r>
      <w:r w:rsidR="00514E81">
        <w:rPr>
          <w:rFonts w:hint="eastAsia"/>
        </w:rPr>
        <w:t>数据库中</w:t>
      </w:r>
      <w:r w:rsidR="00074886">
        <w:rPr>
          <w:rFonts w:hint="eastAsia"/>
        </w:rPr>
        <w:t>，</w:t>
      </w:r>
      <w:r w:rsidR="00514E81">
        <w:rPr>
          <w:rFonts w:hint="eastAsia"/>
        </w:rPr>
        <w:t>它并不包含于应用软件，</w:t>
      </w:r>
      <w:r w:rsidR="00F27C0E">
        <w:rPr>
          <w:rFonts w:hint="eastAsia"/>
        </w:rPr>
        <w:t>但为了</w:t>
      </w:r>
      <w:r w:rsidR="00B84F0D">
        <w:rPr>
          <w:rFonts w:hint="eastAsia"/>
        </w:rPr>
        <w:t>使</w:t>
      </w:r>
      <w:r w:rsidR="00F27C0E">
        <w:rPr>
          <w:rFonts w:hint="eastAsia"/>
        </w:rPr>
        <w:t>软件整体框架</w:t>
      </w:r>
      <w:r w:rsidR="00B84F0D">
        <w:rPr>
          <w:rFonts w:hint="eastAsia"/>
        </w:rPr>
        <w:t>从底层到上层结构更清晰，</w:t>
      </w:r>
      <w:r w:rsidR="00990193">
        <w:rPr>
          <w:rFonts w:hint="eastAsia"/>
        </w:rPr>
        <w:t>特在框架图中列出设备层和数据采集层</w:t>
      </w:r>
    </w:p>
    <w:p w14:paraId="6DB861D3" w14:textId="3280B622" w:rsidR="00B753F7" w:rsidRDefault="006320C2" w:rsidP="00EB745C">
      <w:pPr>
        <w:pStyle w:val="2"/>
      </w:pPr>
      <w:bookmarkStart w:id="97" w:name="_Toc481489299"/>
      <w:r>
        <w:rPr>
          <w:rFonts w:hint="eastAsia"/>
        </w:rPr>
        <w:t>数据采集层</w:t>
      </w:r>
      <w:r w:rsidR="00483562">
        <w:rPr>
          <w:rFonts w:hint="eastAsia"/>
        </w:rPr>
        <w:t>软件</w:t>
      </w:r>
      <w:r w:rsidR="00704647">
        <w:rPr>
          <w:rFonts w:hint="eastAsia"/>
        </w:rPr>
        <w:t>分析</w:t>
      </w:r>
      <w:bookmarkEnd w:id="97"/>
    </w:p>
    <w:p w14:paraId="558DC2AE" w14:textId="5ADB2BA4" w:rsidR="00A37963" w:rsidRDefault="001B0638" w:rsidP="00545CE9">
      <w:pPr>
        <w:pStyle w:val="3"/>
      </w:pPr>
      <w:r>
        <w:rPr>
          <w:rFonts w:hint="eastAsia"/>
        </w:rPr>
        <w:t>数据采集</w:t>
      </w:r>
      <w:r w:rsidR="000971C5">
        <w:rPr>
          <w:rFonts w:hint="eastAsia"/>
        </w:rPr>
        <w:t>层次分析</w:t>
      </w:r>
    </w:p>
    <w:p w14:paraId="2E9F63F8" w14:textId="4185B73F"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r w:rsidR="00345077">
        <w:rPr>
          <w:rFonts w:hint="eastAsia"/>
        </w:rPr>
        <w:t>能高效的读取加工数据</w:t>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D3804">
        <w:t>4</w:t>
      </w:r>
      <w:r w:rsidR="00FD3804">
        <w:rPr>
          <w:rFonts w:hint="eastAsia"/>
        </w:rPr>
        <w:t>-</w:t>
      </w:r>
      <w:r w:rsidR="007D0FD6">
        <w:t>4</w:t>
      </w:r>
      <w:r w:rsidR="00FA7BBB">
        <w:rPr>
          <w:rFonts w:hint="eastAsia"/>
        </w:rPr>
        <w:t>所示：</w:t>
      </w:r>
    </w:p>
    <w:p w14:paraId="3AE014E7" w14:textId="4F62F246" w:rsidR="00FA7BBB" w:rsidRDefault="00495AC9" w:rsidP="00DB114B">
      <w:pPr>
        <w:pStyle w:val="aff6"/>
      </w:pPr>
      <w:r w:rsidRPr="00DB114B">
        <w:lastRenderedPageBreak/>
        <w:drawing>
          <wp:inline distT="0" distB="0" distL="0" distR="0" wp14:anchorId="19B675F0" wp14:editId="560E20C8">
            <wp:extent cx="5185106" cy="328687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2255" cy="3291402"/>
                    </a:xfrm>
                    <a:prstGeom prst="rect">
                      <a:avLst/>
                    </a:prstGeom>
                  </pic:spPr>
                </pic:pic>
              </a:graphicData>
            </a:graphic>
          </wp:inline>
        </w:drawing>
      </w:r>
    </w:p>
    <w:p w14:paraId="21F547F1" w14:textId="6D922F00" w:rsidR="00DB114B" w:rsidRPr="009B329C"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rsidR="00792A96">
        <w:t xml:space="preserve"> </w:t>
      </w:r>
      <w:r w:rsidR="00792A96">
        <w:rPr>
          <w:rFonts w:hint="eastAsia"/>
        </w:rPr>
        <w:t>数据采集层结构拓扑图</w:t>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commentRangeStart w:id="98"/>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01FDA115" w:rsidR="00EB4B68" w:rsidRDefault="007D0FD6" w:rsidP="007D0FD6">
      <w:pPr>
        <w:pStyle w:val="aff1"/>
      </w:pPr>
      <w:r>
        <w:rPr>
          <w:rFonts w:hint="eastAsia"/>
        </w:rPr>
        <w:t>1.</w:t>
      </w:r>
      <w:r w:rsidR="002228BE">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20E6C572" w:rsidR="008703DC" w:rsidRDefault="007D0FD6" w:rsidP="007D0FD6">
      <w:pPr>
        <w:pStyle w:val="aff1"/>
      </w:pPr>
      <w:r>
        <w:rPr>
          <w:rFonts w:hint="eastAsia"/>
        </w:rPr>
        <w:t>2.</w:t>
      </w:r>
      <w:r w:rsidR="00854168">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commentRangeEnd w:id="98"/>
      <w:r w:rsidR="003F1061">
        <w:rPr>
          <w:rStyle w:val="af8"/>
        </w:rPr>
        <w:commentReference w:id="98"/>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6738741"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w:t>
      </w:r>
      <w:r w:rsidR="00D66DDB">
        <w:rPr>
          <w:rFonts w:hint="eastAsia"/>
        </w:rPr>
        <w:t>采集</w:t>
      </w:r>
      <w:r>
        <w:rPr>
          <w:rFonts w:hint="eastAsia"/>
        </w:rPr>
        <w:t>软件。</w:t>
      </w:r>
      <w:r w:rsidR="005C33FB">
        <w:rPr>
          <w:rFonts w:hint="eastAsia"/>
        </w:rPr>
        <w:t>软件界面包括三个区域：文件操作、服务器参数设置、机床连接显示区域。服务器参数</w:t>
      </w:r>
      <w:r w:rsidR="00656406">
        <w:rPr>
          <w:rFonts w:hint="eastAsia"/>
        </w:rPr>
        <w:t>如图</w:t>
      </w:r>
      <w:r w:rsidR="0096606A">
        <w:t>4</w:t>
      </w:r>
      <w:r w:rsidR="0096606A">
        <w:rPr>
          <w:rFonts w:hint="eastAsia"/>
        </w:rPr>
        <w:t>-</w:t>
      </w:r>
      <w:r w:rsidR="00903673">
        <w:t>5</w:t>
      </w:r>
      <w:r w:rsidR="00656406">
        <w:rPr>
          <w:rFonts w:hint="eastAsia"/>
        </w:rPr>
        <w:t>所示：</w:t>
      </w:r>
    </w:p>
    <w:p w14:paraId="03E950C1" w14:textId="45578FCE" w:rsidR="00BF388F" w:rsidRDefault="00321331" w:rsidP="00656406">
      <w:pPr>
        <w:pStyle w:val="aff6"/>
      </w:pPr>
      <w:r w:rsidRPr="00656406">
        <w:rPr>
          <w:rFonts w:hint="eastAsia"/>
        </w:rPr>
        <w:lastRenderedPageBreak/>
        <w:drawing>
          <wp:inline distT="0" distB="0" distL="0" distR="0" wp14:anchorId="4A317A62" wp14:editId="2354A582">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358E17CD"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5</w:t>
      </w:r>
      <w:r w:rsidR="00650063">
        <w:fldChar w:fldCharType="end"/>
      </w:r>
      <w:r w:rsidR="00903673">
        <w:t xml:space="preserve"> </w:t>
      </w:r>
      <w:r w:rsidR="00903673">
        <w:rPr>
          <w:rFonts w:hint="eastAsia"/>
        </w:rPr>
        <w:t>DCAgent</w:t>
      </w:r>
      <w:r w:rsidR="00561033">
        <w:rPr>
          <w:rFonts w:hint="eastAsia"/>
        </w:rPr>
        <w:t>服务器配置</w:t>
      </w:r>
      <w:r w:rsidR="00B10F2D">
        <w:rPr>
          <w:rFonts w:hint="eastAsia"/>
        </w:rPr>
        <w:t>示意图</w:t>
      </w:r>
    </w:p>
    <w:p w14:paraId="614BD86B" w14:textId="5D6B31E3"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561033">
        <w:t>6</w:t>
      </w:r>
      <w:r w:rsidR="00713868">
        <w:rPr>
          <w:rFonts w:hint="eastAsia"/>
        </w:rPr>
        <w:t>所示：</w:t>
      </w:r>
    </w:p>
    <w:p w14:paraId="336C7921" w14:textId="17458EEC" w:rsidR="004F5CA4" w:rsidRDefault="004F5CA4" w:rsidP="000676FD">
      <w:pPr>
        <w:pStyle w:val="aff6"/>
      </w:pPr>
      <w:r w:rsidRPr="000676FD">
        <w:rPr>
          <w:rFonts w:hint="eastAsia"/>
        </w:rPr>
        <w:drawing>
          <wp:inline distT="0" distB="0" distL="0" distR="0" wp14:anchorId="0FE1E9B5" wp14:editId="03D4178E">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47207FA0"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6</w:t>
      </w:r>
      <w:r w:rsidR="00650063">
        <w:fldChar w:fldCharType="end"/>
      </w:r>
      <w:r w:rsidR="00561033">
        <w:t xml:space="preserve"> </w:t>
      </w:r>
      <w:r w:rsidR="00561033">
        <w:rPr>
          <w:rFonts w:hint="eastAsia"/>
        </w:rPr>
        <w:t>DCAgent</w:t>
      </w:r>
      <w:r w:rsidR="00561033">
        <w:rPr>
          <w:rFonts w:hint="eastAsia"/>
        </w:rPr>
        <w:t>连接设备示意图</w:t>
      </w:r>
    </w:p>
    <w:p w14:paraId="0B81146E" w14:textId="612F893A" w:rsidR="003B3572" w:rsidRDefault="0036626E" w:rsidP="003B3572">
      <w:pPr>
        <w:pStyle w:val="3"/>
      </w:pPr>
      <w:r>
        <w:rPr>
          <w:rFonts w:hint="eastAsia"/>
        </w:rPr>
        <w:lastRenderedPageBreak/>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912B2BF"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006B2FCB">
        <w:rPr>
          <w:rFonts w:hint="eastAsia"/>
        </w:rPr>
        <w:t>开发人员和维护人员方便的建立、修改、删除和</w:t>
      </w:r>
      <w:r w:rsidRPr="00F8505D">
        <w:rPr>
          <w:rFonts w:hint="eastAsia"/>
        </w:rPr>
        <w:t>查询</w:t>
      </w:r>
      <w:r w:rsidRPr="00F8505D">
        <w:rPr>
          <w:rFonts w:hint="eastAsia"/>
        </w:rPr>
        <w:t>redis</w:t>
      </w:r>
      <w:r w:rsidRPr="00F8505D">
        <w:rPr>
          <w:rFonts w:hint="eastAsia"/>
        </w:rPr>
        <w:t>数据，</w:t>
      </w:r>
      <w:r w:rsidR="005D3C54">
        <w:rPr>
          <w:rFonts w:hint="eastAsia"/>
        </w:rPr>
        <w:t>其界面</w:t>
      </w:r>
      <w:r w:rsidR="003C3E29">
        <w:rPr>
          <w:rFonts w:hint="eastAsia"/>
        </w:rPr>
        <w:t>如图</w:t>
      </w:r>
      <w:r w:rsidR="003C3E29">
        <w:rPr>
          <w:rFonts w:hint="eastAsia"/>
        </w:rPr>
        <w:t>4-</w:t>
      </w:r>
      <w:r w:rsidR="00B10F2D">
        <w:t>7</w:t>
      </w:r>
      <w:r w:rsidR="00AE6DC6">
        <w:rPr>
          <w:rFonts w:hint="eastAsia"/>
        </w:rPr>
        <w:t>所示。</w:t>
      </w:r>
    </w:p>
    <w:p w14:paraId="7D601A15" w14:textId="7937B19A" w:rsidR="00AE6DC6" w:rsidRDefault="00AE6DC6" w:rsidP="00C85115">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Pr>
          <w:rFonts w:hint="eastAsia"/>
        </w:rPr>
        <w:t>，通过修改</w:t>
      </w:r>
      <w:r>
        <w:rPr>
          <w:rFonts w:hint="eastAsia"/>
        </w:rPr>
        <w:t>Redis</w:t>
      </w:r>
      <w:r>
        <w:rPr>
          <w:rFonts w:hint="eastAsia"/>
        </w:rPr>
        <w:t>的配置文件中“</w:t>
      </w:r>
      <w:r>
        <w:rPr>
          <w:rFonts w:hint="eastAsia"/>
        </w:rPr>
        <w:t>databases</w:t>
      </w:r>
      <w:r>
        <w:rPr>
          <w:rFonts w:hint="eastAsia"/>
        </w:rPr>
        <w:t>”参数值，可以更改数据库数量，需要注意的是修改命令“</w:t>
      </w:r>
      <w:r>
        <w:rPr>
          <w:rFonts w:hint="eastAsia"/>
        </w:rPr>
        <w:t>config</w:t>
      </w:r>
      <w:r>
        <w:t xml:space="preserve"> </w:t>
      </w:r>
      <w:r>
        <w:rPr>
          <w:rFonts w:hint="eastAsia"/>
        </w:rPr>
        <w:t>set</w:t>
      </w:r>
      <w:r>
        <w:rPr>
          <w:rFonts w:hint="eastAsia"/>
        </w:rPr>
        <w:t>”在服务器运行阶段无法修改“</w:t>
      </w:r>
      <w:r>
        <w:rPr>
          <w:rFonts w:hint="eastAsia"/>
        </w:rPr>
        <w:t>databases</w:t>
      </w:r>
      <w:r>
        <w:rPr>
          <w:rFonts w:hint="eastAsia"/>
        </w:rPr>
        <w:t>”参数值，可以在服务器启动时加入“</w:t>
      </w:r>
      <w:r>
        <w:t>--</w:t>
      </w:r>
      <w:r>
        <w:rPr>
          <w:rFonts w:hint="eastAsia"/>
        </w:rPr>
        <w:t>databases</w:t>
      </w:r>
      <w:r>
        <w:t xml:space="preserve"> value</w:t>
      </w:r>
      <w:r>
        <w:rPr>
          <w:rFonts w:hint="eastAsia"/>
        </w:rPr>
        <w:t>”后缀命令将“</w:t>
      </w:r>
      <w:r>
        <w:rPr>
          <w:rFonts w:hint="eastAsia"/>
        </w:rPr>
        <w:t>databases</w:t>
      </w:r>
      <w:r>
        <w:rPr>
          <w:rFonts w:hint="eastAsia"/>
        </w:rPr>
        <w:t>”值修改为“</w:t>
      </w:r>
      <w:r>
        <w:rPr>
          <w:rFonts w:hint="eastAsia"/>
        </w:rPr>
        <w:t>value</w:t>
      </w:r>
      <w:r>
        <w:rPr>
          <w:rFonts w:hint="eastAsia"/>
        </w:rPr>
        <w:t>”，具体修改方式请参照</w:t>
      </w:r>
      <w:r>
        <w:rPr>
          <w:rFonts w:hint="eastAsia"/>
        </w:rPr>
        <w:t>Redis</w:t>
      </w:r>
      <w:r>
        <w:rPr>
          <w:rFonts w:hint="eastAsia"/>
        </w:rPr>
        <w:t>官方手册，这里不再赘述。</w:t>
      </w:r>
    </w:p>
    <w:p w14:paraId="7EEE78AD" w14:textId="69FBE4CD" w:rsidR="003C3E29" w:rsidRDefault="00B37AC5" w:rsidP="00DB114B">
      <w:pPr>
        <w:pStyle w:val="aff6"/>
      </w:pPr>
      <w:r>
        <w:drawing>
          <wp:inline distT="0" distB="0" distL="0" distR="0" wp14:anchorId="1B5D5DC1" wp14:editId="56F859C3">
            <wp:extent cx="4266884" cy="308701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7886" cy="3094975"/>
                    </a:xfrm>
                    <a:prstGeom prst="rect">
                      <a:avLst/>
                    </a:prstGeom>
                  </pic:spPr>
                </pic:pic>
              </a:graphicData>
            </a:graphic>
          </wp:inline>
        </w:drawing>
      </w:r>
    </w:p>
    <w:p w14:paraId="7F858A93" w14:textId="1D3E46A2"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7</w:t>
      </w:r>
      <w:r w:rsidR="00650063">
        <w:fldChar w:fldCharType="end"/>
      </w:r>
    </w:p>
    <w:p w14:paraId="1694D17E" w14:textId="387B77AD" w:rsidR="00F2111F" w:rsidRDefault="005E2151" w:rsidP="008222EA">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8222EA">
        <w:rPr>
          <w:rFonts w:hint="eastAsia"/>
        </w:rPr>
        <w:t>。</w:t>
      </w:r>
      <w:r w:rsidR="00012324">
        <w:rPr>
          <w:rFonts w:hint="eastAsia"/>
        </w:rPr>
        <w:t>采集</w:t>
      </w:r>
      <w:r w:rsidR="001856E9">
        <w:rPr>
          <w:rFonts w:hint="eastAsia"/>
        </w:rPr>
        <w:t>的</w:t>
      </w:r>
      <w:r w:rsidR="00012324">
        <w:rPr>
          <w:rFonts w:hint="eastAsia"/>
        </w:rPr>
        <w:t>数据包括</w:t>
      </w:r>
      <w:r w:rsidR="003A76E0">
        <w:rPr>
          <w:rFonts w:hint="eastAsia"/>
        </w:rPr>
        <w:t>5</w:t>
      </w:r>
      <w:r w:rsidR="00B90FCF">
        <w:rPr>
          <w:rFonts w:hint="eastAsia"/>
        </w:rPr>
        <w:t>条</w:t>
      </w:r>
      <w:r w:rsidR="00012324">
        <w:rPr>
          <w:rFonts w:hint="eastAsia"/>
        </w:rPr>
        <w:t>设备</w:t>
      </w:r>
      <w:r w:rsidR="00B540B0">
        <w:rPr>
          <w:rFonts w:hint="eastAsia"/>
        </w:rPr>
        <w:t>基础</w:t>
      </w:r>
      <w:r w:rsidR="00012324">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363497">
        <w:t>4.2</w:t>
      </w:r>
      <w:r w:rsidR="007839E8">
        <w:rPr>
          <w:rFonts w:hint="eastAsia"/>
        </w:rPr>
        <w:t>与表</w:t>
      </w:r>
      <w:r w:rsidR="007839E8">
        <w:rPr>
          <w:rFonts w:hint="eastAsia"/>
        </w:rPr>
        <w:t>4.3</w:t>
      </w:r>
      <w:r w:rsidR="00180C58">
        <w:rPr>
          <w:rFonts w:hint="eastAsia"/>
        </w:rPr>
        <w:t>所示：</w:t>
      </w:r>
    </w:p>
    <w:p w14:paraId="416ECF1F" w14:textId="02928CE4" w:rsidR="00DB114B" w:rsidRDefault="00DB114B" w:rsidP="00DB114B">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rsidR="00346B20">
        <w:t xml:space="preserve"> </w:t>
      </w:r>
      <w:r w:rsidR="00760BC3">
        <w:rPr>
          <w:rFonts w:hint="eastAsia"/>
        </w:rPr>
        <w:t>设备基础信息数据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lastRenderedPageBreak/>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4A1C3DB0" w:rsidR="007D4730" w:rsidRDefault="007D4730" w:rsidP="00230C1E">
      <w:pPr>
        <w:pStyle w:val="aff1"/>
      </w:pPr>
    </w:p>
    <w:p w14:paraId="3877554A" w14:textId="69EB4D01" w:rsidR="00AE6DC6" w:rsidDel="003F1061" w:rsidRDefault="00AE6DC6" w:rsidP="003F1061">
      <w:pPr>
        <w:pStyle w:val="aff1"/>
        <w:rPr>
          <w:del w:id="99" w:author="ZENGJING" w:date="2017-05-02T21:08:00Z"/>
        </w:rPr>
      </w:pPr>
    </w:p>
    <w:p w14:paraId="7BA00B82" w14:textId="02F61694" w:rsidR="00AE6DC6" w:rsidDel="003F1061" w:rsidRDefault="00AE6DC6" w:rsidP="00230C1E">
      <w:pPr>
        <w:pStyle w:val="aff1"/>
        <w:rPr>
          <w:del w:id="100" w:author="ZENGJING" w:date="2017-05-02T21:08:00Z"/>
        </w:rPr>
      </w:pPr>
    </w:p>
    <w:p w14:paraId="268AB223" w14:textId="35CCDEDE" w:rsidR="00AE6DC6" w:rsidDel="003F1061" w:rsidRDefault="00AE6DC6" w:rsidP="00230C1E">
      <w:pPr>
        <w:pStyle w:val="aff1"/>
        <w:rPr>
          <w:del w:id="101" w:author="ZENGJING" w:date="2017-05-02T21:08:00Z"/>
        </w:rPr>
      </w:pPr>
    </w:p>
    <w:p w14:paraId="4A8B4C0A" w14:textId="0F8EBFD9" w:rsidR="00AE6DC6" w:rsidDel="003F1061" w:rsidRDefault="00AE6DC6" w:rsidP="00230C1E">
      <w:pPr>
        <w:pStyle w:val="aff1"/>
        <w:rPr>
          <w:del w:id="102" w:author="ZENGJING" w:date="2017-05-02T21:08:00Z"/>
        </w:rPr>
      </w:pPr>
    </w:p>
    <w:p w14:paraId="0FBD17D4" w14:textId="7262A01A" w:rsidR="00AE6DC6" w:rsidDel="003F1061" w:rsidRDefault="00AE6DC6" w:rsidP="00230C1E">
      <w:pPr>
        <w:pStyle w:val="aff1"/>
        <w:rPr>
          <w:del w:id="103" w:author="ZENGJING" w:date="2017-05-02T21:08:00Z"/>
        </w:rPr>
      </w:pPr>
    </w:p>
    <w:p w14:paraId="67CE5FAD" w14:textId="4CA4EF18" w:rsidR="00AE6DC6" w:rsidDel="003F1061" w:rsidRDefault="00AE6DC6" w:rsidP="00230C1E">
      <w:pPr>
        <w:pStyle w:val="aff1"/>
        <w:rPr>
          <w:del w:id="104" w:author="ZENGJING" w:date="2017-05-02T21:08:00Z"/>
        </w:rPr>
      </w:pPr>
    </w:p>
    <w:p w14:paraId="0E283D7D" w14:textId="1EE2BC32" w:rsidR="00382559" w:rsidRDefault="00DB114B" w:rsidP="00DB114B">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3</w:t>
      </w:r>
      <w:r w:rsidR="00A61746">
        <w:fldChar w:fldCharType="end"/>
      </w:r>
      <w:r w:rsidR="00760BC3">
        <w:t xml:space="preserve"> </w:t>
      </w:r>
      <w:r w:rsidR="00760BC3">
        <w:rPr>
          <w:rFonts w:hint="eastAsia"/>
        </w:rPr>
        <w:t>设备参数信息数据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04ED6148"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w:t>
      </w:r>
      <w:r w:rsidR="00E22D53">
        <w:rPr>
          <w:rFonts w:hint="eastAsia"/>
        </w:rPr>
        <w:lastRenderedPageBreak/>
        <w:t>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7A2C47">
        <w:rPr>
          <w:rFonts w:hint="eastAsia"/>
        </w:rPr>
        <w:t>。</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D73061">
        <w:rPr>
          <w:rFonts w:hint="eastAsia"/>
        </w:rPr>
        <w:t>4.4</w:t>
      </w:r>
      <w:r w:rsidR="00660916">
        <w:rPr>
          <w:rFonts w:hint="eastAsia"/>
        </w:rPr>
        <w:t>所示：</w:t>
      </w:r>
    </w:p>
    <w:p w14:paraId="4DED6635" w14:textId="558D2022" w:rsidR="00DB114B" w:rsidRPr="00830731" w:rsidRDefault="00DB114B" w:rsidP="00DB114B">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4</w:t>
      </w:r>
      <w:r w:rsidR="00A61746">
        <w:fldChar w:fldCharType="end"/>
      </w:r>
      <w:r w:rsidR="00232DBC">
        <w:t xml:space="preserve"> </w:t>
      </w:r>
      <w:r w:rsidR="00232DBC">
        <w:rPr>
          <w:rFonts w:hint="eastAsia"/>
        </w:rPr>
        <w:t>Sample</w:t>
      </w:r>
      <w:r w:rsidR="00232DBC">
        <w:t>D</w:t>
      </w:r>
      <w:r w:rsidR="00232DBC">
        <w:rPr>
          <w:rFonts w:hint="eastAsia"/>
        </w:rPr>
        <w:t>ata</w:t>
      </w:r>
      <w:r w:rsidR="00232DBC">
        <w:rPr>
          <w:rFonts w:hint="eastAsia"/>
        </w:rPr>
        <w:t>列表结构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22276394" w:rsidR="00B753F7" w:rsidRDefault="007879FE" w:rsidP="00EB745C">
      <w:pPr>
        <w:pStyle w:val="2"/>
      </w:pPr>
      <w:bookmarkStart w:id="105" w:name="_Toc481489300"/>
      <w:r>
        <w:rPr>
          <w:rFonts w:hint="eastAsia"/>
        </w:rPr>
        <w:t>生产线</w:t>
      </w:r>
      <w:r w:rsidR="00D73061">
        <w:rPr>
          <w:rFonts w:hint="eastAsia"/>
        </w:rPr>
        <w:t>应用</w:t>
      </w:r>
      <w:r>
        <w:rPr>
          <w:rFonts w:hint="eastAsia"/>
        </w:rPr>
        <w:t>软件</w:t>
      </w:r>
      <w:r w:rsidR="00B32778">
        <w:rPr>
          <w:rFonts w:hint="eastAsia"/>
        </w:rPr>
        <w:t>实</w:t>
      </w:r>
      <w:r w:rsidR="00136374">
        <w:rPr>
          <w:rFonts w:hint="eastAsia"/>
        </w:rPr>
        <w:t>现</w:t>
      </w:r>
      <w:bookmarkEnd w:id="105"/>
    </w:p>
    <w:p w14:paraId="6953C4A3" w14:textId="2D3DD6DA" w:rsidR="00A37963" w:rsidRDefault="0010403A" w:rsidP="00545CE9">
      <w:pPr>
        <w:pStyle w:val="3"/>
      </w:pPr>
      <w:r>
        <w:rPr>
          <w:rFonts w:hint="eastAsia"/>
        </w:rPr>
        <w:t>机床设备监测模块实现</w:t>
      </w:r>
    </w:p>
    <w:p w14:paraId="40D68532" w14:textId="13B2000A"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w:t>
      </w:r>
      <w:r w:rsidR="003F7665">
        <w:t>8</w:t>
      </w:r>
      <w:r w:rsidR="005C56FC">
        <w:rPr>
          <w:rFonts w:hint="eastAsia"/>
        </w:rPr>
        <w:t>所示：</w:t>
      </w:r>
    </w:p>
    <w:p w14:paraId="1C200335" w14:textId="68D88F16" w:rsidR="00802397" w:rsidRDefault="008D779F" w:rsidP="005C56FC">
      <w:pPr>
        <w:pStyle w:val="aff6"/>
      </w:pPr>
      <w:r>
        <w:lastRenderedPageBreak/>
        <mc:AlternateContent>
          <mc:Choice Requires="wps">
            <w:drawing>
              <wp:anchor distT="0" distB="0" distL="114300" distR="114300" simplePos="0" relativeHeight="25165107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DB30AA" w:rsidRPr="00B054EA" w:rsidRDefault="00DB30AA">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DB30AA" w:rsidRPr="00B054EA" w:rsidRDefault="00DB30AA">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70022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DB30AA" w:rsidRPr="00B054EA" w:rsidRDefault="00DB30AA">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DB30AA" w:rsidRPr="00B054EA" w:rsidRDefault="00DB30AA">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F5D6" id="矩形 30" o:spid="_x0000_s1026" style="position:absolute;left:0;text-align:left;margin-left:346.6pt;margin-top:190.6pt;width:88.5pt;height:10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32640"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DB30AA" w:rsidRPr="00B054EA" w:rsidRDefault="00DB30AA">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DB30AA" w:rsidRPr="00B054EA" w:rsidRDefault="00DB30AA">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87936"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47C68" id="矩形 29" o:spid="_x0000_s1026" style="position:absolute;left:0;text-align:left;margin-left:345.85pt;margin-top:65.35pt;width:88.5pt;height:1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75648"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7751" id="矩形 24" o:spid="_x0000_s1026" style="position:absolute;left:0;text-align:left;margin-left:2.35pt;margin-top:65.35pt;width:339pt;height:2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56F6330E" w14:textId="79C04D70" w:rsidR="00DB114B" w:rsidRPr="00802397"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8</w:t>
      </w:r>
      <w:r w:rsidR="00650063">
        <w:fldChar w:fldCharType="end"/>
      </w:r>
      <w:r w:rsidR="004B7ECA">
        <w:t xml:space="preserve"> </w:t>
      </w:r>
      <w:r w:rsidR="004B7ECA">
        <w:rPr>
          <w:rFonts w:hint="eastAsia"/>
        </w:rPr>
        <w:t>机床设备监测示意图</w:t>
      </w:r>
    </w:p>
    <w:p w14:paraId="6368B657" w14:textId="61D71413"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490019">
        <w:t>4.5</w:t>
      </w:r>
      <w:r w:rsidR="008C072B">
        <w:rPr>
          <w:rFonts w:hint="eastAsia"/>
        </w:rPr>
        <w:t>所示：</w:t>
      </w:r>
    </w:p>
    <w:p w14:paraId="644E5905" w14:textId="4BE93FF1" w:rsidR="004A0AB1" w:rsidRPr="007E0E5F" w:rsidRDefault="00DB114B" w:rsidP="00DB114B">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5</w:t>
      </w:r>
      <w:r w:rsidR="00A61746">
        <w:fldChar w:fldCharType="end"/>
      </w:r>
      <w:r w:rsidR="006F3944">
        <w:t xml:space="preserve"> </w:t>
      </w:r>
      <w:r w:rsidR="006F3944">
        <w:rPr>
          <w:rFonts w:hint="eastAsia"/>
        </w:rPr>
        <w:t>设备</w:t>
      </w:r>
      <w:r w:rsidR="006F3944" w:rsidRPr="002B3DEF">
        <w:rPr>
          <w:rFonts w:hint="eastAsia"/>
        </w:rPr>
        <w:t>信息</w:t>
      </w:r>
      <w:r w:rsidR="006F3944" w:rsidRPr="002B3DEF">
        <w:t>MachineInfo</w:t>
      </w:r>
      <w:r w:rsidR="006F3944" w:rsidRPr="002B3DEF">
        <w:rPr>
          <w:rFonts w:hint="eastAsia"/>
        </w:rPr>
        <w:t>数据</w:t>
      </w:r>
      <w:r w:rsidR="006F3944">
        <w:rPr>
          <w:rFonts w:hint="eastAsia"/>
        </w:rPr>
        <w:t>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7C23D846" w:rsidR="007E0E5F" w:rsidRDefault="002F7A6E" w:rsidP="00201F1C">
      <w:pPr>
        <w:pStyle w:val="aff1"/>
      </w:pPr>
      <w:r w:rsidRPr="00201F1C">
        <w:rPr>
          <w:rFonts w:hint="eastAsia"/>
        </w:rPr>
        <w:lastRenderedPageBreak/>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p>
    <w:p w14:paraId="434A773F" w14:textId="176928E5"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设备监测模块</w:t>
      </w:r>
      <w:r w:rsidR="004F1871">
        <w:rPr>
          <w:rFonts w:hint="eastAsia"/>
        </w:rPr>
        <w:t>流程图如图</w:t>
      </w:r>
      <w:r w:rsidR="004F1871">
        <w:rPr>
          <w:rFonts w:hint="eastAsia"/>
        </w:rPr>
        <w:t>4-</w:t>
      </w:r>
      <w:r w:rsidR="0094384A">
        <w:t>9</w:t>
      </w:r>
      <w:r w:rsidR="004F1871">
        <w:rPr>
          <w:rFonts w:hint="eastAsia"/>
        </w:rPr>
        <w:t>所示：</w:t>
      </w:r>
    </w:p>
    <w:p w14:paraId="2834BC03" w14:textId="4F7A7EB0" w:rsidR="003A30A0" w:rsidRDefault="003A30A0" w:rsidP="00201F1C">
      <w:pPr>
        <w:pStyle w:val="aff1"/>
      </w:pPr>
    </w:p>
    <w:p w14:paraId="10A794AF" w14:textId="55B94EAB" w:rsidR="001E4513" w:rsidRDefault="00E76D21" w:rsidP="004B7A8C">
      <w:pPr>
        <w:pStyle w:val="aff6"/>
      </w:pPr>
      <w:r>
        <w:lastRenderedPageBreak/>
        <w:drawing>
          <wp:inline distT="0" distB="0" distL="0" distR="0" wp14:anchorId="410BDDAC" wp14:editId="3D5181C8">
            <wp:extent cx="3894124" cy="7558481"/>
            <wp:effectExtent l="0" t="0" r="0" b="444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822" cy="7563718"/>
                    </a:xfrm>
                    <a:prstGeom prst="rect">
                      <a:avLst/>
                    </a:prstGeom>
                  </pic:spPr>
                </pic:pic>
              </a:graphicData>
            </a:graphic>
          </wp:inline>
        </w:drawing>
      </w:r>
    </w:p>
    <w:p w14:paraId="2906FFA3" w14:textId="453601AD" w:rsidR="00114C2B" w:rsidRPr="00D36395"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9</w:t>
      </w:r>
      <w:r w:rsidR="00650063">
        <w:fldChar w:fldCharType="end"/>
      </w:r>
      <w:r w:rsidR="0002690A">
        <w:t xml:space="preserve"> </w:t>
      </w:r>
      <w:r w:rsidR="0002690A">
        <w:rPr>
          <w:rFonts w:hint="eastAsia"/>
        </w:rPr>
        <w:t>设备监测模块流程图</w:t>
      </w:r>
    </w:p>
    <w:p w14:paraId="4968598E" w14:textId="683DBA45" w:rsidR="007879FE" w:rsidRDefault="00A5575A" w:rsidP="007879FE">
      <w:pPr>
        <w:pStyle w:val="3"/>
      </w:pPr>
      <w:r>
        <w:rPr>
          <w:rFonts w:hint="eastAsia"/>
        </w:rPr>
        <w:lastRenderedPageBreak/>
        <w:t>基础数据管理模块实现</w:t>
      </w:r>
    </w:p>
    <w:p w14:paraId="231FD8C9" w14:textId="66131B6D"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w:t>
      </w:r>
      <w:r w:rsidR="00EC175F">
        <w:t>10</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3815715"/>
                    </a:xfrm>
                    <a:prstGeom prst="rect">
                      <a:avLst/>
                    </a:prstGeom>
                  </pic:spPr>
                </pic:pic>
              </a:graphicData>
            </a:graphic>
          </wp:inline>
        </w:drawing>
      </w:r>
    </w:p>
    <w:p w14:paraId="1EF3EAB5" w14:textId="00F20FBE" w:rsidR="00DB114B" w:rsidRDefault="00650063" w:rsidP="00650063">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E1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6E1E">
        <w:rPr>
          <w:noProof/>
        </w:rPr>
        <w:t>10</w:t>
      </w:r>
      <w:r>
        <w:fldChar w:fldCharType="end"/>
      </w:r>
      <w:r>
        <w:t xml:space="preserve"> </w:t>
      </w:r>
      <w:r>
        <w:rPr>
          <w:rFonts w:hint="eastAsia"/>
        </w:rPr>
        <w:t>基础数据管理界面示意图</w:t>
      </w:r>
    </w:p>
    <w:p w14:paraId="6ADDC1B8" w14:textId="01BBD9AC"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EC175F">
        <w:t>11</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0ACC7C55">
            <wp:extent cx="2531059" cy="2541174"/>
            <wp:effectExtent l="0" t="0" r="317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5031"/>
                    <a:stretch/>
                  </pic:blipFill>
                  <pic:spPr bwMode="auto">
                    <a:xfrm>
                      <a:off x="0" y="0"/>
                      <a:ext cx="2542228" cy="2552387"/>
                    </a:xfrm>
                    <a:prstGeom prst="rect">
                      <a:avLst/>
                    </a:prstGeom>
                    <a:ln>
                      <a:noFill/>
                    </a:ln>
                    <a:extLst>
                      <a:ext uri="{53640926-AAD7-44D8-BBD7-CCE9431645EC}">
                        <a14:shadowObscured xmlns:a14="http://schemas.microsoft.com/office/drawing/2010/main"/>
                      </a:ext>
                    </a:extLst>
                  </pic:spPr>
                </pic:pic>
              </a:graphicData>
            </a:graphic>
          </wp:inline>
        </w:drawing>
      </w:r>
    </w:p>
    <w:p w14:paraId="1C7920FA" w14:textId="7182C17E"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11</w:t>
      </w:r>
      <w:r w:rsidR="00650063">
        <w:fldChar w:fldCharType="end"/>
      </w:r>
      <w:r w:rsidR="007E6702">
        <w:t xml:space="preserve"> </w:t>
      </w:r>
      <w:r w:rsidR="007E6702">
        <w:rPr>
          <w:rFonts w:hint="eastAsia"/>
        </w:rPr>
        <w:t>用户变量结构</w:t>
      </w:r>
    </w:p>
    <w:p w14:paraId="5B3B0FBC" w14:textId="448008AD"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设备状态监测的基础。</w:t>
      </w:r>
      <w:r w:rsidR="004C564B">
        <w:rPr>
          <w:rFonts w:hint="eastAsia"/>
        </w:rPr>
        <w:t>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464F21">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w:t>
      </w:r>
      <w:r w:rsidR="00B736F1">
        <w:rPr>
          <w:rFonts w:hint="eastAsia"/>
        </w:rPr>
        <w:t>MySQL</w:t>
      </w:r>
      <w:r w:rsidR="00B736F1">
        <w:rPr>
          <w:rFonts w:hint="eastAsia"/>
        </w:rPr>
        <w:t>数据</w:t>
      </w:r>
      <w:r w:rsidR="00EE54EB">
        <w:rPr>
          <w:rFonts w:hint="eastAsia"/>
        </w:rPr>
        <w:t>存储</w:t>
      </w:r>
      <w:r w:rsidR="00B736F1">
        <w:rPr>
          <w:rFonts w:hint="eastAsia"/>
        </w:rPr>
        <w:t>结构设计如图</w:t>
      </w:r>
      <w:r w:rsidR="00B736F1">
        <w:rPr>
          <w:rFonts w:hint="eastAsia"/>
        </w:rPr>
        <w:t>4-</w:t>
      </w:r>
      <w:r w:rsidR="00011BAB">
        <w:t>1</w:t>
      </w:r>
      <w:r w:rsidR="00EC175F">
        <w:t>2</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1905" cy="1609524"/>
                    </a:xfrm>
                    <a:prstGeom prst="rect">
                      <a:avLst/>
                    </a:prstGeom>
                  </pic:spPr>
                </pic:pic>
              </a:graphicData>
            </a:graphic>
          </wp:inline>
        </w:drawing>
      </w:r>
    </w:p>
    <w:p w14:paraId="62074CD6" w14:textId="477ABB2E"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12</w:t>
      </w:r>
      <w:r w:rsidR="00650063">
        <w:fldChar w:fldCharType="end"/>
      </w:r>
      <w:r w:rsidR="00885E90">
        <w:t xml:space="preserve"> </w:t>
      </w:r>
      <w:r w:rsidR="00EE54EB">
        <w:rPr>
          <w:rFonts w:hint="eastAsia"/>
        </w:rPr>
        <w:t>机床</w:t>
      </w:r>
      <w:r w:rsidR="00EE54EB">
        <w:rPr>
          <w:rFonts w:hint="eastAsia"/>
        </w:rPr>
        <w:t>MySQL</w:t>
      </w:r>
      <w:r w:rsidR="00EE54EB">
        <w:rPr>
          <w:rFonts w:hint="eastAsia"/>
        </w:rPr>
        <w:t>数据存储结构</w:t>
      </w:r>
    </w:p>
    <w:p w14:paraId="6D679912" w14:textId="455CAC2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p>
    <w:p w14:paraId="7B453D69" w14:textId="7BEADF9C" w:rsidR="00D9726B" w:rsidRPr="00B736F1" w:rsidRDefault="001D6E4C" w:rsidP="0023107F">
      <w:pPr>
        <w:pStyle w:val="aff1"/>
      </w:pPr>
      <w:r>
        <w:rPr>
          <w:rFonts w:hint="eastAsia"/>
        </w:rPr>
        <w:t>机器人</w:t>
      </w:r>
      <w:r w:rsidR="007D658F">
        <w:rPr>
          <w:rFonts w:hint="eastAsia"/>
        </w:rPr>
        <w:t>和机床</w:t>
      </w:r>
      <w:r>
        <w:rPr>
          <w:rFonts w:hint="eastAsia"/>
        </w:rPr>
        <w:t>数据</w:t>
      </w:r>
      <w:r w:rsidR="007D658F">
        <w:rPr>
          <w:rFonts w:hint="eastAsia"/>
        </w:rPr>
        <w:t>存储</w:t>
      </w:r>
      <w:r>
        <w:rPr>
          <w:rFonts w:hint="eastAsia"/>
        </w:rPr>
        <w:t>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lastRenderedPageBreak/>
        <w:t>用户管理模块实现</w:t>
      </w:r>
    </w:p>
    <w:p w14:paraId="54FDD493" w14:textId="3B6AC0BD"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创建账户和删</w:t>
      </w:r>
      <w:r w:rsidR="00250F1B">
        <w:rPr>
          <w:rFonts w:hint="eastAsia"/>
        </w:rPr>
        <w:t>除账户。</w:t>
      </w:r>
      <w:r w:rsidR="00DC1165">
        <w:rPr>
          <w:rFonts w:hint="eastAsia"/>
        </w:rPr>
        <w:t>软件运行时默认用户为操作工，</w:t>
      </w:r>
      <w:r w:rsidR="00527372">
        <w:rPr>
          <w:rFonts w:hint="eastAsia"/>
        </w:rPr>
        <w:t>没有权限修改任何参数配置</w:t>
      </w:r>
      <w:r w:rsidR="00E55851">
        <w:rPr>
          <w:rFonts w:hint="eastAsia"/>
        </w:rPr>
        <w:t>，登录管理员或其它账户时才获取修改参数权限。</w:t>
      </w:r>
      <w:r w:rsidR="00445988">
        <w:rPr>
          <w:rFonts w:hint="eastAsia"/>
        </w:rPr>
        <w:t>管理员和其它账户可以修改密码和注销，</w:t>
      </w:r>
      <w:r w:rsidR="005E5498">
        <w:rPr>
          <w:rFonts w:hint="eastAsia"/>
        </w:rPr>
        <w:t>但</w:t>
      </w:r>
      <w:r w:rsidR="00250F1B">
        <w:rPr>
          <w:rFonts w:hint="eastAsia"/>
        </w:rPr>
        <w:t>只有管理员由权限创建和删除账户</w:t>
      </w:r>
      <w:r w:rsidR="005E5498">
        <w:rPr>
          <w:rFonts w:hint="eastAsia"/>
        </w:rPr>
        <w:t>。用户管理模块流程图如图</w:t>
      </w:r>
      <w:r w:rsidR="005E5498">
        <w:rPr>
          <w:rFonts w:hint="eastAsia"/>
        </w:rPr>
        <w:t>4-</w:t>
      </w:r>
      <w:r w:rsidR="005E5498">
        <w:t>1</w:t>
      </w:r>
      <w:r w:rsidR="00EC175F">
        <w:t>3</w:t>
      </w:r>
      <w:r w:rsidR="005E5498">
        <w:rPr>
          <w:rFonts w:hint="eastAsia"/>
        </w:rPr>
        <w:t>所示：</w:t>
      </w:r>
    </w:p>
    <w:p w14:paraId="06F19FFD" w14:textId="5049A36D" w:rsidR="00CA6413" w:rsidRDefault="00B965FA" w:rsidP="00E558D9">
      <w:pPr>
        <w:pStyle w:val="aff6"/>
      </w:pPr>
      <w:r>
        <w:drawing>
          <wp:inline distT="0" distB="0" distL="0" distR="0" wp14:anchorId="340F6550" wp14:editId="4DAE8A4C">
            <wp:extent cx="4911853" cy="4725619"/>
            <wp:effectExtent l="0" t="0" r="317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9467" cy="4732944"/>
                    </a:xfrm>
                    <a:prstGeom prst="rect">
                      <a:avLst/>
                    </a:prstGeom>
                  </pic:spPr>
                </pic:pic>
              </a:graphicData>
            </a:graphic>
          </wp:inline>
        </w:drawing>
      </w:r>
    </w:p>
    <w:p w14:paraId="5D6A1E60" w14:textId="07CCC438"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13</w:t>
      </w:r>
      <w:r w:rsidR="00650063">
        <w:fldChar w:fldCharType="end"/>
      </w:r>
      <w:r w:rsidR="00633146">
        <w:t xml:space="preserve"> </w:t>
      </w:r>
      <w:r w:rsidR="00633146">
        <w:rPr>
          <w:rFonts w:hint="eastAsia"/>
        </w:rPr>
        <w:t>用户管理模块流程图</w:t>
      </w:r>
    </w:p>
    <w:p w14:paraId="305903BB" w14:textId="77777777" w:rsidR="00B753F7" w:rsidRDefault="00B753F7" w:rsidP="00925AB8">
      <w:pPr>
        <w:pStyle w:val="2"/>
      </w:pPr>
      <w:bookmarkStart w:id="106" w:name="_Toc479150264"/>
      <w:bookmarkStart w:id="107" w:name="_Toc481489301"/>
      <w:r>
        <w:rPr>
          <w:rFonts w:hint="eastAsia"/>
        </w:rPr>
        <w:t>本章小结</w:t>
      </w:r>
      <w:bookmarkEnd w:id="106"/>
      <w:bookmarkEnd w:id="107"/>
    </w:p>
    <w:p w14:paraId="47F2207E" w14:textId="6E71A203" w:rsidR="00925AB8" w:rsidRDefault="006A1378" w:rsidP="0042068D">
      <w:pPr>
        <w:pStyle w:val="aff1"/>
      </w:pPr>
      <w:r>
        <w:rPr>
          <w:rFonts w:hint="eastAsia"/>
        </w:rPr>
        <w:t>本章首先详细分析了</w:t>
      </w:r>
      <w:r w:rsidR="00945856">
        <w:rPr>
          <w:rFonts w:hint="eastAsia"/>
        </w:rPr>
        <w:t>面向汽车轮毂单元加工</w:t>
      </w:r>
      <w:r w:rsidR="00A04235">
        <w:rPr>
          <w:rFonts w:hint="eastAsia"/>
        </w:rPr>
        <w:t>自动化生产线应用软件需求，</w:t>
      </w:r>
      <w:r w:rsidR="00D020D0">
        <w:rPr>
          <w:rFonts w:hint="eastAsia"/>
        </w:rPr>
        <w:t>然后从</w:t>
      </w:r>
      <w:r w:rsidR="00D96984">
        <w:rPr>
          <w:rFonts w:hint="eastAsia"/>
        </w:rPr>
        <w:t>软件层次结构上分析了数据采集层的特点，</w:t>
      </w:r>
      <w:r w:rsidR="00DD3844">
        <w:rPr>
          <w:rFonts w:hint="eastAsia"/>
        </w:rPr>
        <w:t>接着从软件的各个功能模块</w:t>
      </w:r>
      <w:r w:rsidR="0058544E">
        <w:rPr>
          <w:rFonts w:hint="eastAsia"/>
        </w:rPr>
        <w:t>实现进行论述和分析</w:t>
      </w:r>
      <w:r w:rsidR="0083169F">
        <w:rPr>
          <w:rFonts w:hint="eastAsia"/>
        </w:rPr>
        <w:t>，着重展示了相关数据结构及软件运行图像。</w:t>
      </w:r>
      <w:r w:rsidR="00925AB8">
        <w:br w:type="page"/>
      </w:r>
    </w:p>
    <w:p w14:paraId="2ED566B4" w14:textId="08C6E3FC" w:rsidR="00925AB8" w:rsidRDefault="009C41A7" w:rsidP="00925AB8">
      <w:pPr>
        <w:pStyle w:val="10"/>
      </w:pPr>
      <w:bookmarkStart w:id="108" w:name="_Toc481489302"/>
      <w:r>
        <w:rPr>
          <w:rFonts w:hint="eastAsia"/>
        </w:rPr>
        <w:lastRenderedPageBreak/>
        <w:t>面向汽车关键零部件自动化生产线软件测试</w:t>
      </w:r>
      <w:bookmarkEnd w:id="108"/>
    </w:p>
    <w:p w14:paraId="6E289044" w14:textId="6B371C1D" w:rsidR="00245839" w:rsidRDefault="00831C08" w:rsidP="00B71EDC">
      <w:pPr>
        <w:pStyle w:val="2"/>
      </w:pPr>
      <w:bookmarkStart w:id="109" w:name="_Toc481489303"/>
      <w:r>
        <w:rPr>
          <w:rFonts w:hint="eastAsia"/>
        </w:rPr>
        <w:t>测试</w:t>
      </w:r>
      <w:r w:rsidR="009F7C8A">
        <w:rPr>
          <w:rFonts w:hint="eastAsia"/>
        </w:rPr>
        <w:t>环境</w:t>
      </w:r>
      <w:bookmarkEnd w:id="109"/>
    </w:p>
    <w:p w14:paraId="3C3E7E4B" w14:textId="72686BBA" w:rsidR="009F7C8A" w:rsidRDefault="009C41A7" w:rsidP="009C41A7">
      <w:pPr>
        <w:pStyle w:val="aff1"/>
      </w:pPr>
      <w:r>
        <w:rPr>
          <w:rFonts w:hint="eastAsia"/>
        </w:rPr>
        <w:t>因</w:t>
      </w:r>
      <w:r w:rsidR="00E27042">
        <w:rPr>
          <w:rFonts w:hint="eastAsia"/>
        </w:rPr>
        <w:t>面向汽车关键零部件自动化生产线尚未组建成功，</w:t>
      </w:r>
      <w:r w:rsidR="00624406">
        <w:rPr>
          <w:rFonts w:hint="eastAsia"/>
        </w:rPr>
        <w:t>故只能模拟</w:t>
      </w:r>
      <w:r w:rsidR="0040774F">
        <w:rPr>
          <w:rFonts w:hint="eastAsia"/>
        </w:rPr>
        <w:t>生产线环境，在虚拟机下进行测试，测试环境如表</w:t>
      </w:r>
      <w:r w:rsidR="0040774F">
        <w:rPr>
          <w:rFonts w:hint="eastAsia"/>
        </w:rPr>
        <w:t>5</w:t>
      </w:r>
      <w:r w:rsidR="0040774F">
        <w:t>.1</w:t>
      </w:r>
      <w:r w:rsidR="0040774F">
        <w:rPr>
          <w:rFonts w:hint="eastAsia"/>
        </w:rPr>
        <w:t>所示：</w:t>
      </w:r>
    </w:p>
    <w:p w14:paraId="727BF4B4" w14:textId="5DDFEC8B" w:rsidR="0040774F" w:rsidRDefault="0040774F" w:rsidP="0040774F">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5</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t xml:space="preserve"> </w:t>
      </w:r>
      <w:r w:rsidR="0004790C">
        <w:rPr>
          <w:rFonts w:hint="eastAsia"/>
        </w:rPr>
        <w:t>软件测试环境</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EC4981" w14:paraId="63E5A10F" w14:textId="77777777" w:rsidTr="00C77112">
        <w:tc>
          <w:tcPr>
            <w:tcW w:w="2982" w:type="dxa"/>
            <w:tcBorders>
              <w:top w:val="single" w:sz="4" w:space="0" w:color="auto"/>
              <w:bottom w:val="single" w:sz="4" w:space="0" w:color="auto"/>
            </w:tcBorders>
          </w:tcPr>
          <w:p w14:paraId="50681ED2" w14:textId="1B96595D" w:rsidR="00EC4981" w:rsidRDefault="00EC4981" w:rsidP="00C77112">
            <w:pPr>
              <w:pStyle w:val="aff6"/>
            </w:pPr>
            <w:r>
              <w:rPr>
                <w:rFonts w:hint="eastAsia"/>
              </w:rPr>
              <w:t>类型</w:t>
            </w:r>
          </w:p>
        </w:tc>
        <w:tc>
          <w:tcPr>
            <w:tcW w:w="2982" w:type="dxa"/>
            <w:tcBorders>
              <w:top w:val="single" w:sz="4" w:space="0" w:color="auto"/>
              <w:bottom w:val="single" w:sz="4" w:space="0" w:color="auto"/>
            </w:tcBorders>
          </w:tcPr>
          <w:p w14:paraId="45732C4A" w14:textId="70824864" w:rsidR="00EC4981" w:rsidRDefault="007E6D41" w:rsidP="00C77112">
            <w:pPr>
              <w:pStyle w:val="aff6"/>
            </w:pPr>
            <w:r>
              <w:rPr>
                <w:rFonts w:hint="eastAsia"/>
              </w:rPr>
              <w:t>模拟类型</w:t>
            </w:r>
          </w:p>
        </w:tc>
        <w:tc>
          <w:tcPr>
            <w:tcW w:w="2982" w:type="dxa"/>
            <w:tcBorders>
              <w:top w:val="single" w:sz="4" w:space="0" w:color="auto"/>
              <w:bottom w:val="single" w:sz="4" w:space="0" w:color="auto"/>
            </w:tcBorders>
          </w:tcPr>
          <w:p w14:paraId="6E76F017" w14:textId="2DB9D2C0" w:rsidR="00EC4981" w:rsidRDefault="007E6D41" w:rsidP="00C77112">
            <w:pPr>
              <w:pStyle w:val="aff6"/>
            </w:pPr>
            <w:r>
              <w:rPr>
                <w:rFonts w:hint="eastAsia"/>
              </w:rPr>
              <w:t>版本</w:t>
            </w:r>
          </w:p>
        </w:tc>
      </w:tr>
      <w:tr w:rsidR="00EC4981" w14:paraId="1356CB03" w14:textId="77777777" w:rsidTr="00C77112">
        <w:tc>
          <w:tcPr>
            <w:tcW w:w="2982" w:type="dxa"/>
            <w:tcBorders>
              <w:top w:val="single" w:sz="4" w:space="0" w:color="auto"/>
            </w:tcBorders>
          </w:tcPr>
          <w:p w14:paraId="7B609C47" w14:textId="0EE90B8E" w:rsidR="00EC4981" w:rsidRDefault="00C77112" w:rsidP="00C77112">
            <w:pPr>
              <w:pStyle w:val="aff6"/>
            </w:pPr>
            <w:r>
              <w:rPr>
                <w:rFonts w:hint="eastAsia"/>
              </w:rPr>
              <w:t>虚拟机数控系统</w:t>
            </w:r>
          </w:p>
        </w:tc>
        <w:tc>
          <w:tcPr>
            <w:tcW w:w="2982" w:type="dxa"/>
            <w:tcBorders>
              <w:top w:val="single" w:sz="4" w:space="0" w:color="auto"/>
            </w:tcBorders>
          </w:tcPr>
          <w:p w14:paraId="44585C35" w14:textId="6CDDC81A" w:rsidR="00EC4981" w:rsidRDefault="007E6D41" w:rsidP="00C77112">
            <w:pPr>
              <w:pStyle w:val="aff6"/>
            </w:pPr>
            <w:r>
              <w:rPr>
                <w:rFonts w:hint="eastAsia"/>
              </w:rPr>
              <w:t>数控机床</w:t>
            </w:r>
          </w:p>
        </w:tc>
        <w:tc>
          <w:tcPr>
            <w:tcW w:w="2982" w:type="dxa"/>
            <w:tcBorders>
              <w:top w:val="single" w:sz="4" w:space="0" w:color="auto"/>
            </w:tcBorders>
          </w:tcPr>
          <w:p w14:paraId="0CD64662" w14:textId="0880CC32" w:rsidR="00EC4981" w:rsidRDefault="00DE0DAE" w:rsidP="00C77112">
            <w:pPr>
              <w:pStyle w:val="aff6"/>
            </w:pPr>
            <w:r>
              <w:rPr>
                <w:rFonts w:hint="eastAsia"/>
              </w:rPr>
              <w:t>1.25_Z16</w:t>
            </w:r>
          </w:p>
        </w:tc>
      </w:tr>
      <w:tr w:rsidR="00EC4981" w14:paraId="4BEFE723" w14:textId="77777777" w:rsidTr="00C77112">
        <w:tc>
          <w:tcPr>
            <w:tcW w:w="2982" w:type="dxa"/>
          </w:tcPr>
          <w:p w14:paraId="03B6E86B" w14:textId="07118A30" w:rsidR="00EC4981" w:rsidRDefault="00FE639A" w:rsidP="00C77112">
            <w:pPr>
              <w:pStyle w:val="aff6"/>
            </w:pPr>
            <w:r>
              <w:rPr>
                <w:rFonts w:hint="eastAsia"/>
              </w:rPr>
              <w:t>DCAgent</w:t>
            </w:r>
          </w:p>
        </w:tc>
        <w:tc>
          <w:tcPr>
            <w:tcW w:w="2982" w:type="dxa"/>
          </w:tcPr>
          <w:p w14:paraId="1AFEF870" w14:textId="549A6992" w:rsidR="00EC4981" w:rsidRDefault="00EA5FE3" w:rsidP="00C77112">
            <w:pPr>
              <w:pStyle w:val="aff6"/>
            </w:pPr>
            <w:r>
              <w:rPr>
                <w:rFonts w:hint="eastAsia"/>
              </w:rPr>
              <w:t>数据采集软件</w:t>
            </w:r>
          </w:p>
        </w:tc>
        <w:tc>
          <w:tcPr>
            <w:tcW w:w="2982" w:type="dxa"/>
          </w:tcPr>
          <w:p w14:paraId="428D9091" w14:textId="77777777" w:rsidR="00EC4981" w:rsidRDefault="00EC4981" w:rsidP="00C77112">
            <w:pPr>
              <w:pStyle w:val="aff6"/>
            </w:pPr>
          </w:p>
        </w:tc>
      </w:tr>
      <w:tr w:rsidR="00EC4981" w14:paraId="3E9C6C61" w14:textId="77777777" w:rsidTr="00C77112">
        <w:tc>
          <w:tcPr>
            <w:tcW w:w="2982" w:type="dxa"/>
          </w:tcPr>
          <w:p w14:paraId="4D830919" w14:textId="064481AE" w:rsidR="00EC4981" w:rsidRDefault="00885BD2" w:rsidP="00C77112">
            <w:pPr>
              <w:pStyle w:val="aff6"/>
            </w:pPr>
            <w:r>
              <w:rPr>
                <w:rFonts w:hint="eastAsia"/>
              </w:rPr>
              <w:t>INDNC</w:t>
            </w:r>
          </w:p>
        </w:tc>
        <w:tc>
          <w:tcPr>
            <w:tcW w:w="2982" w:type="dxa"/>
          </w:tcPr>
          <w:p w14:paraId="3700E6B0" w14:textId="10C1B58A" w:rsidR="00EC4981" w:rsidRDefault="00885BD2" w:rsidP="00C77112">
            <w:pPr>
              <w:pStyle w:val="aff6"/>
            </w:pPr>
            <w:r>
              <w:rPr>
                <w:rFonts w:hint="eastAsia"/>
              </w:rPr>
              <w:t>生产线</w:t>
            </w:r>
            <w:r w:rsidR="00CD148D">
              <w:rPr>
                <w:rFonts w:hint="eastAsia"/>
              </w:rPr>
              <w:t>应用软件</w:t>
            </w:r>
          </w:p>
        </w:tc>
        <w:tc>
          <w:tcPr>
            <w:tcW w:w="2982" w:type="dxa"/>
          </w:tcPr>
          <w:p w14:paraId="389EC947" w14:textId="7F8B3ACC" w:rsidR="00EC4981" w:rsidRDefault="00CD148D" w:rsidP="00C77112">
            <w:pPr>
              <w:pStyle w:val="aff6"/>
            </w:pPr>
            <w:r>
              <w:rPr>
                <w:rFonts w:hint="eastAsia"/>
              </w:rPr>
              <w:t>1.0</w:t>
            </w:r>
          </w:p>
        </w:tc>
      </w:tr>
      <w:tr w:rsidR="00156097" w14:paraId="0440CDAB" w14:textId="77777777" w:rsidTr="00C77112">
        <w:tc>
          <w:tcPr>
            <w:tcW w:w="2982" w:type="dxa"/>
          </w:tcPr>
          <w:p w14:paraId="554C24DF" w14:textId="1C7B4954" w:rsidR="00156097" w:rsidRDefault="00156097" w:rsidP="00C77112">
            <w:pPr>
              <w:pStyle w:val="aff6"/>
            </w:pPr>
            <w:r>
              <w:rPr>
                <w:rFonts w:hint="eastAsia"/>
              </w:rPr>
              <w:t>Cent</w:t>
            </w:r>
            <w:r>
              <w:t>OS</w:t>
            </w:r>
          </w:p>
        </w:tc>
        <w:tc>
          <w:tcPr>
            <w:tcW w:w="2982" w:type="dxa"/>
          </w:tcPr>
          <w:p w14:paraId="652F5BD9" w14:textId="24432E1F" w:rsidR="00156097" w:rsidRDefault="002E26C8" w:rsidP="00C77112">
            <w:pPr>
              <w:pStyle w:val="aff6"/>
            </w:pPr>
            <w:r>
              <w:rPr>
                <w:rFonts w:hint="eastAsia"/>
              </w:rPr>
              <w:t>服务器系统</w:t>
            </w:r>
          </w:p>
        </w:tc>
        <w:tc>
          <w:tcPr>
            <w:tcW w:w="2982" w:type="dxa"/>
          </w:tcPr>
          <w:p w14:paraId="64E36FB1" w14:textId="109F6053" w:rsidR="00156097" w:rsidRDefault="001260EE" w:rsidP="00C77112">
            <w:pPr>
              <w:pStyle w:val="aff6"/>
            </w:pPr>
            <w:r>
              <w:rPr>
                <w:rFonts w:hint="eastAsia"/>
              </w:rPr>
              <w:t>7.0</w:t>
            </w:r>
          </w:p>
        </w:tc>
      </w:tr>
      <w:tr w:rsidR="001260EE" w14:paraId="60821873" w14:textId="77777777" w:rsidTr="00C77112">
        <w:tc>
          <w:tcPr>
            <w:tcW w:w="2982" w:type="dxa"/>
          </w:tcPr>
          <w:p w14:paraId="04D00953" w14:textId="63C4F535" w:rsidR="001260EE" w:rsidRDefault="001260EE" w:rsidP="00C77112">
            <w:pPr>
              <w:pStyle w:val="aff6"/>
            </w:pPr>
            <w:r>
              <w:rPr>
                <w:rFonts w:hint="eastAsia"/>
              </w:rPr>
              <w:t>Redis</w:t>
            </w:r>
          </w:p>
        </w:tc>
        <w:tc>
          <w:tcPr>
            <w:tcW w:w="2982" w:type="dxa"/>
          </w:tcPr>
          <w:p w14:paraId="3C0261A9" w14:textId="5058E503" w:rsidR="001260EE" w:rsidRDefault="00AF7BC6" w:rsidP="00C77112">
            <w:pPr>
              <w:pStyle w:val="aff6"/>
            </w:pPr>
            <w:r>
              <w:rPr>
                <w:rFonts w:hint="eastAsia"/>
              </w:rPr>
              <w:t>Reids</w:t>
            </w:r>
            <w:r>
              <w:rPr>
                <w:rFonts w:hint="eastAsia"/>
              </w:rPr>
              <w:t>数据库</w:t>
            </w:r>
          </w:p>
        </w:tc>
        <w:tc>
          <w:tcPr>
            <w:tcW w:w="2982" w:type="dxa"/>
          </w:tcPr>
          <w:p w14:paraId="42696630" w14:textId="1D5CC6FE" w:rsidR="001260EE" w:rsidRDefault="00741B58" w:rsidP="00C77112">
            <w:pPr>
              <w:pStyle w:val="aff6"/>
            </w:pPr>
            <w:r>
              <w:rPr>
                <w:rFonts w:hint="eastAsia"/>
              </w:rPr>
              <w:t>3.2.8</w:t>
            </w:r>
          </w:p>
        </w:tc>
      </w:tr>
    </w:tbl>
    <w:p w14:paraId="4740AF32" w14:textId="29EDD32C" w:rsidR="000F788A" w:rsidRDefault="001954B3" w:rsidP="00F7345D">
      <w:pPr>
        <w:pStyle w:val="aff1"/>
      </w:pPr>
      <w:r>
        <w:rPr>
          <w:rFonts w:hint="eastAsia"/>
        </w:rPr>
        <w:t>其中，数控系统和</w:t>
      </w:r>
      <w:r>
        <w:rPr>
          <w:rFonts w:hint="eastAsia"/>
        </w:rPr>
        <w:t>Cent</w:t>
      </w:r>
      <w:r>
        <w:t>OS</w:t>
      </w:r>
      <w:r>
        <w:rPr>
          <w:rFonts w:hint="eastAsia"/>
        </w:rPr>
        <w:t>均运行在虚拟机下，</w:t>
      </w:r>
      <w:r w:rsidR="00737D36">
        <w:rPr>
          <w:rFonts w:hint="eastAsia"/>
        </w:rPr>
        <w:t>其</w:t>
      </w:r>
      <w:r w:rsidR="00737D36">
        <w:rPr>
          <w:rFonts w:hint="eastAsia"/>
        </w:rPr>
        <w:t>IP</w:t>
      </w:r>
      <w:r w:rsidR="00737D36">
        <w:rPr>
          <w:rFonts w:hint="eastAsia"/>
        </w:rPr>
        <w:t>地址和端口配置如表</w:t>
      </w:r>
      <w:r w:rsidR="00737D36">
        <w:rPr>
          <w:rFonts w:hint="eastAsia"/>
        </w:rPr>
        <w:t>5.2</w:t>
      </w:r>
      <w:r w:rsidR="00737D36">
        <w:rPr>
          <w:rFonts w:hint="eastAsia"/>
        </w:rPr>
        <w:t>所示：</w:t>
      </w:r>
    </w:p>
    <w:p w14:paraId="23CB0498" w14:textId="2326D05A" w:rsidR="005633E5" w:rsidRDefault="0015303D" w:rsidP="0015303D">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5</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t xml:space="preserve"> </w:t>
      </w:r>
      <w:r>
        <w:rPr>
          <w:rFonts w:hint="eastAsia"/>
        </w:rPr>
        <w:t>IP</w:t>
      </w:r>
      <w:r>
        <w:rPr>
          <w:rFonts w:hint="eastAsia"/>
        </w:rPr>
        <w:t>地址和端口配置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737D36" w14:paraId="71C630D8" w14:textId="77777777" w:rsidTr="00441310">
        <w:tc>
          <w:tcPr>
            <w:tcW w:w="2982" w:type="dxa"/>
            <w:tcBorders>
              <w:top w:val="single" w:sz="4" w:space="0" w:color="auto"/>
              <w:bottom w:val="single" w:sz="4" w:space="0" w:color="auto"/>
            </w:tcBorders>
          </w:tcPr>
          <w:p w14:paraId="47A50DC3" w14:textId="77777777" w:rsidR="00737D36" w:rsidRDefault="00737D36" w:rsidP="00441310">
            <w:pPr>
              <w:pStyle w:val="aff6"/>
            </w:pPr>
            <w:r>
              <w:rPr>
                <w:rFonts w:hint="eastAsia"/>
              </w:rPr>
              <w:t>类型</w:t>
            </w:r>
          </w:p>
        </w:tc>
        <w:tc>
          <w:tcPr>
            <w:tcW w:w="2982" w:type="dxa"/>
            <w:tcBorders>
              <w:top w:val="single" w:sz="4" w:space="0" w:color="auto"/>
              <w:bottom w:val="single" w:sz="4" w:space="0" w:color="auto"/>
            </w:tcBorders>
          </w:tcPr>
          <w:p w14:paraId="220DC337" w14:textId="63438FED" w:rsidR="00737D36" w:rsidRDefault="00737D36" w:rsidP="00441310">
            <w:pPr>
              <w:pStyle w:val="aff6"/>
            </w:pPr>
            <w:r>
              <w:rPr>
                <w:rFonts w:hint="eastAsia"/>
              </w:rPr>
              <w:t>I</w:t>
            </w:r>
            <w:r>
              <w:t>P</w:t>
            </w:r>
            <w:r>
              <w:rPr>
                <w:rFonts w:hint="eastAsia"/>
              </w:rPr>
              <w:t>地址</w:t>
            </w:r>
          </w:p>
        </w:tc>
        <w:tc>
          <w:tcPr>
            <w:tcW w:w="2982" w:type="dxa"/>
            <w:tcBorders>
              <w:top w:val="single" w:sz="4" w:space="0" w:color="auto"/>
              <w:bottom w:val="single" w:sz="4" w:space="0" w:color="auto"/>
            </w:tcBorders>
          </w:tcPr>
          <w:p w14:paraId="0506D280" w14:textId="50148E65" w:rsidR="00737D36" w:rsidRDefault="00737D36" w:rsidP="00441310">
            <w:pPr>
              <w:pStyle w:val="aff6"/>
            </w:pPr>
            <w:r>
              <w:t>P</w:t>
            </w:r>
            <w:r>
              <w:rPr>
                <w:rFonts w:hint="eastAsia"/>
              </w:rPr>
              <w:t>ort</w:t>
            </w:r>
          </w:p>
        </w:tc>
      </w:tr>
      <w:tr w:rsidR="00737D36" w14:paraId="482CE4AD" w14:textId="77777777" w:rsidTr="00441310">
        <w:tc>
          <w:tcPr>
            <w:tcW w:w="2982" w:type="dxa"/>
            <w:tcBorders>
              <w:top w:val="single" w:sz="4" w:space="0" w:color="auto"/>
            </w:tcBorders>
          </w:tcPr>
          <w:p w14:paraId="5B4CBF16" w14:textId="77777777" w:rsidR="00737D36" w:rsidRDefault="00737D36" w:rsidP="00441310">
            <w:pPr>
              <w:pStyle w:val="aff6"/>
            </w:pPr>
            <w:r>
              <w:rPr>
                <w:rFonts w:hint="eastAsia"/>
              </w:rPr>
              <w:t>虚拟机数控系统</w:t>
            </w:r>
          </w:p>
        </w:tc>
        <w:tc>
          <w:tcPr>
            <w:tcW w:w="2982" w:type="dxa"/>
            <w:tcBorders>
              <w:top w:val="single" w:sz="4" w:space="0" w:color="auto"/>
            </w:tcBorders>
          </w:tcPr>
          <w:p w14:paraId="2A4B8922" w14:textId="6CC8B7FA" w:rsidR="00737D36" w:rsidRDefault="009E0CBB" w:rsidP="00441310">
            <w:pPr>
              <w:pStyle w:val="aff6"/>
            </w:pPr>
            <w:r>
              <w:rPr>
                <w:rFonts w:hint="eastAsia"/>
              </w:rPr>
              <w:t>1</w:t>
            </w:r>
            <w:r>
              <w:t>92.168.213.197</w:t>
            </w:r>
          </w:p>
        </w:tc>
        <w:tc>
          <w:tcPr>
            <w:tcW w:w="2982" w:type="dxa"/>
            <w:tcBorders>
              <w:top w:val="single" w:sz="4" w:space="0" w:color="auto"/>
            </w:tcBorders>
          </w:tcPr>
          <w:p w14:paraId="2ED8A489" w14:textId="3FDD0479" w:rsidR="00737D36" w:rsidRDefault="009E0CBB" w:rsidP="00441310">
            <w:pPr>
              <w:pStyle w:val="aff6"/>
            </w:pPr>
            <w:r>
              <w:t>10001</w:t>
            </w:r>
          </w:p>
        </w:tc>
      </w:tr>
      <w:tr w:rsidR="00737D36" w14:paraId="58FE0975" w14:textId="77777777" w:rsidTr="00441310">
        <w:tc>
          <w:tcPr>
            <w:tcW w:w="2982" w:type="dxa"/>
          </w:tcPr>
          <w:p w14:paraId="72F16EC2" w14:textId="77777777" w:rsidR="00737D36" w:rsidRDefault="00737D36" w:rsidP="00441310">
            <w:pPr>
              <w:pStyle w:val="aff6"/>
            </w:pPr>
            <w:r>
              <w:rPr>
                <w:rFonts w:hint="eastAsia"/>
              </w:rPr>
              <w:t>Cent</w:t>
            </w:r>
            <w:r>
              <w:t>OS</w:t>
            </w:r>
          </w:p>
        </w:tc>
        <w:tc>
          <w:tcPr>
            <w:tcW w:w="2982" w:type="dxa"/>
          </w:tcPr>
          <w:p w14:paraId="33330CBA" w14:textId="2C9E2328" w:rsidR="00737D36" w:rsidRDefault="009E0CBB" w:rsidP="00441310">
            <w:pPr>
              <w:pStyle w:val="aff6"/>
            </w:pPr>
            <w:r>
              <w:rPr>
                <w:rFonts w:hint="eastAsia"/>
              </w:rPr>
              <w:t>1</w:t>
            </w:r>
            <w:r>
              <w:t>92.168.</w:t>
            </w:r>
            <w:r w:rsidR="00861FEA">
              <w:t>213.</w:t>
            </w:r>
            <w:r w:rsidR="00744EBF">
              <w:t>1</w:t>
            </w:r>
            <w:r w:rsidR="00861FEA">
              <w:t>2</w:t>
            </w:r>
            <w:r w:rsidR="00744EBF">
              <w:t>8</w:t>
            </w:r>
          </w:p>
        </w:tc>
        <w:tc>
          <w:tcPr>
            <w:tcW w:w="2982" w:type="dxa"/>
          </w:tcPr>
          <w:p w14:paraId="487C05F9" w14:textId="403C8181" w:rsidR="00737D36" w:rsidRDefault="00861FEA" w:rsidP="00441310">
            <w:pPr>
              <w:pStyle w:val="aff6"/>
            </w:pPr>
            <w:r>
              <w:t>6379</w:t>
            </w:r>
          </w:p>
        </w:tc>
      </w:tr>
      <w:tr w:rsidR="00737D36" w14:paraId="0C090C7D" w14:textId="77777777" w:rsidTr="00441310">
        <w:tc>
          <w:tcPr>
            <w:tcW w:w="2982" w:type="dxa"/>
          </w:tcPr>
          <w:p w14:paraId="24BDABD7" w14:textId="77777777" w:rsidR="00737D36" w:rsidRDefault="00737D36" w:rsidP="00441310">
            <w:pPr>
              <w:pStyle w:val="aff6"/>
            </w:pPr>
            <w:r>
              <w:rPr>
                <w:rFonts w:hint="eastAsia"/>
              </w:rPr>
              <w:t>Redis</w:t>
            </w:r>
          </w:p>
        </w:tc>
        <w:tc>
          <w:tcPr>
            <w:tcW w:w="2982" w:type="dxa"/>
          </w:tcPr>
          <w:p w14:paraId="1B7624E2" w14:textId="77777777" w:rsidR="00737D36" w:rsidRDefault="00737D36" w:rsidP="00441310">
            <w:pPr>
              <w:pStyle w:val="aff6"/>
            </w:pPr>
            <w:r>
              <w:rPr>
                <w:rFonts w:hint="eastAsia"/>
              </w:rPr>
              <w:t>Reids</w:t>
            </w:r>
            <w:r>
              <w:rPr>
                <w:rFonts w:hint="eastAsia"/>
              </w:rPr>
              <w:t>数据库</w:t>
            </w:r>
          </w:p>
        </w:tc>
        <w:tc>
          <w:tcPr>
            <w:tcW w:w="2982" w:type="dxa"/>
          </w:tcPr>
          <w:p w14:paraId="1E71BA69" w14:textId="77777777" w:rsidR="00737D36" w:rsidRDefault="00737D36" w:rsidP="00441310">
            <w:pPr>
              <w:pStyle w:val="aff6"/>
            </w:pPr>
            <w:r>
              <w:rPr>
                <w:rFonts w:hint="eastAsia"/>
              </w:rPr>
              <w:t>3.2.8</w:t>
            </w:r>
          </w:p>
        </w:tc>
      </w:tr>
    </w:tbl>
    <w:p w14:paraId="1B665747" w14:textId="2A75734E" w:rsidR="00A10783" w:rsidRDefault="00D647C8" w:rsidP="00B71EDC">
      <w:pPr>
        <w:pStyle w:val="2"/>
      </w:pPr>
      <w:bookmarkStart w:id="110" w:name="_Toc481489304"/>
      <w:r>
        <w:rPr>
          <w:rFonts w:hint="eastAsia"/>
        </w:rPr>
        <w:t>数据管理功能</w:t>
      </w:r>
      <w:r w:rsidR="00CC51CD">
        <w:rPr>
          <w:rFonts w:hint="eastAsia"/>
        </w:rPr>
        <w:t>测试</w:t>
      </w:r>
      <w:bookmarkEnd w:id="110"/>
    </w:p>
    <w:p w14:paraId="3DCBE387" w14:textId="563DD685" w:rsidR="00C86BCE" w:rsidRDefault="0058392B" w:rsidP="007303EC">
      <w:pPr>
        <w:pStyle w:val="aff1"/>
      </w:pPr>
      <w:r>
        <w:rPr>
          <w:rFonts w:hint="eastAsia"/>
        </w:rPr>
        <w:t>运行</w:t>
      </w:r>
      <w:r>
        <w:rPr>
          <w:rFonts w:hint="eastAsia"/>
        </w:rPr>
        <w:t>INDNC</w:t>
      </w:r>
      <w:r>
        <w:rPr>
          <w:rFonts w:hint="eastAsia"/>
        </w:rPr>
        <w:t>软件，</w:t>
      </w:r>
      <w:r w:rsidR="005633E5">
        <w:rPr>
          <w:rFonts w:hint="eastAsia"/>
        </w:rPr>
        <w:t>按照</w:t>
      </w:r>
      <w:r w:rsidR="00D26B42">
        <w:rPr>
          <w:rFonts w:hint="eastAsia"/>
        </w:rPr>
        <w:t>表</w:t>
      </w:r>
      <w:r w:rsidR="00D26B42">
        <w:rPr>
          <w:rFonts w:hint="eastAsia"/>
        </w:rPr>
        <w:t>5.2</w:t>
      </w:r>
      <w:r w:rsidR="00E01214">
        <w:rPr>
          <w:rFonts w:hint="eastAsia"/>
        </w:rPr>
        <w:t>设置云端</w:t>
      </w:r>
      <w:r w:rsidR="00E01214">
        <w:rPr>
          <w:rFonts w:hint="eastAsia"/>
        </w:rPr>
        <w:t>Redis</w:t>
      </w:r>
      <w:r w:rsidR="00E01214">
        <w:rPr>
          <w:rFonts w:hint="eastAsia"/>
        </w:rPr>
        <w:t>服务器</w:t>
      </w:r>
      <w:r w:rsidR="00E01214">
        <w:rPr>
          <w:rFonts w:hint="eastAsia"/>
        </w:rPr>
        <w:t>IP</w:t>
      </w:r>
      <w:r w:rsidR="00E01214">
        <w:rPr>
          <w:rFonts w:hint="eastAsia"/>
        </w:rPr>
        <w:t>地址和端口号，</w:t>
      </w:r>
      <w:r w:rsidR="007303EC">
        <w:rPr>
          <w:rFonts w:hint="eastAsia"/>
        </w:rPr>
        <w:t>同时根据本地</w:t>
      </w:r>
      <w:r w:rsidR="007303EC">
        <w:rPr>
          <w:rFonts w:hint="eastAsia"/>
        </w:rPr>
        <w:t>My</w:t>
      </w:r>
      <w:r w:rsidR="007303EC">
        <w:t>SQL</w:t>
      </w:r>
      <w:r w:rsidR="007303EC">
        <w:rPr>
          <w:rFonts w:hint="eastAsia"/>
        </w:rPr>
        <w:t>服务器配置设置其参数，如图</w:t>
      </w:r>
      <w:r w:rsidR="007303EC">
        <w:rPr>
          <w:rFonts w:hint="eastAsia"/>
        </w:rPr>
        <w:t>5-</w:t>
      </w:r>
      <w:r w:rsidR="007303EC">
        <w:t>1</w:t>
      </w:r>
      <w:r w:rsidR="007303EC">
        <w:rPr>
          <w:rFonts w:hint="eastAsia"/>
        </w:rPr>
        <w:t>所示：</w:t>
      </w:r>
    </w:p>
    <w:p w14:paraId="7FBA1D9C" w14:textId="01B8AE8C" w:rsidR="00341017" w:rsidRDefault="00637A4A" w:rsidP="003A411B">
      <w:pPr>
        <w:pStyle w:val="aff6"/>
      </w:pPr>
      <w:r>
        <w:lastRenderedPageBreak/>
        <w:drawing>
          <wp:inline distT="0" distB="0" distL="0" distR="0" wp14:anchorId="06565936" wp14:editId="50ACDCA0">
            <wp:extent cx="4308828" cy="2965836"/>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3996" cy="2969393"/>
                    </a:xfrm>
                    <a:prstGeom prst="rect">
                      <a:avLst/>
                    </a:prstGeom>
                  </pic:spPr>
                </pic:pic>
              </a:graphicData>
            </a:graphic>
          </wp:inline>
        </w:drawing>
      </w:r>
    </w:p>
    <w:p w14:paraId="250CE9F5" w14:textId="1FDCACB2" w:rsidR="007303EC" w:rsidRDefault="007303EC" w:rsidP="007303EC">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rsidR="00441310">
        <w:t xml:space="preserve"> </w:t>
      </w:r>
      <w:r w:rsidR="006B2B21">
        <w:rPr>
          <w:rFonts w:hint="eastAsia"/>
        </w:rPr>
        <w:t>服务器参数设置</w:t>
      </w:r>
    </w:p>
    <w:p w14:paraId="62CCBB4B" w14:textId="7E45139F" w:rsidR="005B0576" w:rsidRPr="005B0576" w:rsidRDefault="005B0576" w:rsidP="005B0576">
      <w:pPr>
        <w:pStyle w:val="aff1"/>
      </w:pPr>
      <w:r>
        <w:rPr>
          <w:rFonts w:hint="eastAsia"/>
        </w:rPr>
        <w:t>测试连接显示</w:t>
      </w:r>
      <w:r w:rsidR="008B10F1">
        <w:rPr>
          <w:rFonts w:hint="eastAsia"/>
        </w:rPr>
        <w:t>“服务器参数设置完毕”，即本地服务器和云端</w:t>
      </w:r>
      <w:r w:rsidR="008B10F1">
        <w:rPr>
          <w:rFonts w:hint="eastAsia"/>
        </w:rPr>
        <w:t>Redis</w:t>
      </w:r>
      <w:r w:rsidR="008B10F1">
        <w:rPr>
          <w:rFonts w:hint="eastAsia"/>
        </w:rPr>
        <w:t>服务器</w:t>
      </w:r>
      <w:r w:rsidR="00FA60A0">
        <w:rPr>
          <w:rFonts w:hint="eastAsia"/>
        </w:rPr>
        <w:t>参数设置有效，能成功连接。</w:t>
      </w:r>
      <w:r w:rsidR="009B03F6">
        <w:rPr>
          <w:rFonts w:hint="eastAsia"/>
        </w:rPr>
        <w:t>因</w:t>
      </w:r>
      <w:r w:rsidR="003A411B">
        <w:rPr>
          <w:rFonts w:hint="eastAsia"/>
        </w:rPr>
        <w:t>虚拟机下只能运行数控机床系统，</w:t>
      </w:r>
      <w:r w:rsidR="00D31C8C">
        <w:rPr>
          <w:rFonts w:hint="eastAsia"/>
        </w:rPr>
        <w:t>故仅</w:t>
      </w:r>
      <w:r w:rsidR="00960880">
        <w:rPr>
          <w:rFonts w:hint="eastAsia"/>
        </w:rPr>
        <w:t>配置的</w:t>
      </w:r>
      <w:r w:rsidR="00960880">
        <w:rPr>
          <w:rFonts w:hint="eastAsia"/>
        </w:rPr>
        <w:t>CNC</w:t>
      </w:r>
      <w:r w:rsidR="00960880">
        <w:rPr>
          <w:rFonts w:hint="eastAsia"/>
        </w:rPr>
        <w:t>设备参数</w:t>
      </w:r>
      <w:r w:rsidR="00D31C8C">
        <w:rPr>
          <w:rFonts w:hint="eastAsia"/>
        </w:rPr>
        <w:t>，</w:t>
      </w:r>
      <w:r w:rsidR="00960880">
        <w:rPr>
          <w:rFonts w:hint="eastAsia"/>
        </w:rPr>
        <w:t>如图</w:t>
      </w:r>
      <w:r w:rsidR="00960880">
        <w:rPr>
          <w:rFonts w:hint="eastAsia"/>
        </w:rPr>
        <w:t>5-</w:t>
      </w:r>
      <w:r w:rsidR="00960880">
        <w:t>2</w:t>
      </w:r>
      <w:r w:rsidR="00960880">
        <w:rPr>
          <w:rFonts w:hint="eastAsia"/>
        </w:rPr>
        <w:t>所示：</w:t>
      </w:r>
    </w:p>
    <w:p w14:paraId="593BF88F" w14:textId="195E6806" w:rsidR="00737D36" w:rsidRDefault="001656BE" w:rsidP="003A411B">
      <w:pPr>
        <w:pStyle w:val="aff6"/>
      </w:pPr>
      <w:r>
        <w:drawing>
          <wp:inline distT="0" distB="0" distL="0" distR="0" wp14:anchorId="52FDE07C" wp14:editId="05C9B3EF">
            <wp:extent cx="4251027" cy="292605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2943" cy="2934253"/>
                    </a:xfrm>
                    <a:prstGeom prst="rect">
                      <a:avLst/>
                    </a:prstGeom>
                  </pic:spPr>
                </pic:pic>
              </a:graphicData>
            </a:graphic>
          </wp:inline>
        </w:drawing>
      </w:r>
    </w:p>
    <w:p w14:paraId="55C96FE4" w14:textId="6FD973D3" w:rsidR="001656BE" w:rsidRDefault="001656BE" w:rsidP="001656BE">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sidR="00AB4A16">
        <w:rPr>
          <w:rFonts w:hint="eastAsia"/>
        </w:rPr>
        <w:t>数控机床设置</w:t>
      </w:r>
    </w:p>
    <w:p w14:paraId="0E8E3200" w14:textId="112A0720" w:rsidR="00960880" w:rsidRDefault="00000492" w:rsidP="00000492">
      <w:pPr>
        <w:pStyle w:val="aff1"/>
      </w:pPr>
      <w:r>
        <w:rPr>
          <w:rFonts w:hint="eastAsia"/>
        </w:rPr>
        <w:lastRenderedPageBreak/>
        <w:t>测试中设置了两台数控机床参数，而机器人</w:t>
      </w:r>
      <w:r w:rsidR="000508AE">
        <w:rPr>
          <w:rFonts w:hint="eastAsia"/>
        </w:rPr>
        <w:t>数据为空，</w:t>
      </w:r>
      <w:r w:rsidR="00DE48E9">
        <w:rPr>
          <w:rFonts w:hint="eastAsia"/>
        </w:rPr>
        <w:t>查看本地</w:t>
      </w:r>
      <w:r w:rsidR="00DE48E9">
        <w:rPr>
          <w:rFonts w:hint="eastAsia"/>
        </w:rPr>
        <w:t>My</w:t>
      </w:r>
      <w:r w:rsidR="00DE48E9">
        <w:t>SQL</w:t>
      </w:r>
      <w:r w:rsidR="00DE48E9">
        <w:rPr>
          <w:rFonts w:hint="eastAsia"/>
        </w:rPr>
        <w:t>数据库验证数据保存结果，如图</w:t>
      </w:r>
      <w:r w:rsidR="00DE48E9">
        <w:rPr>
          <w:rFonts w:hint="eastAsia"/>
        </w:rPr>
        <w:t>5-</w:t>
      </w:r>
      <w:r w:rsidR="00DE48E9">
        <w:t>3</w:t>
      </w:r>
      <w:r w:rsidR="00DE48E9">
        <w:rPr>
          <w:rFonts w:hint="eastAsia"/>
        </w:rPr>
        <w:t>所示：</w:t>
      </w:r>
    </w:p>
    <w:p w14:paraId="14600AEE" w14:textId="10E33038" w:rsidR="00DE48E9" w:rsidRDefault="009B03F6" w:rsidP="009B03F6">
      <w:pPr>
        <w:pStyle w:val="aff6"/>
      </w:pPr>
      <w:r w:rsidRPr="009B03F6">
        <w:drawing>
          <wp:inline distT="0" distB="0" distL="0" distR="0" wp14:anchorId="76BD8CE9" wp14:editId="053BB805">
            <wp:extent cx="5543550" cy="539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539115"/>
                    </a:xfrm>
                    <a:prstGeom prst="rect">
                      <a:avLst/>
                    </a:prstGeom>
                  </pic:spPr>
                </pic:pic>
              </a:graphicData>
            </a:graphic>
          </wp:inline>
        </w:drawing>
      </w:r>
    </w:p>
    <w:p w14:paraId="149AC866" w14:textId="6BDC54C0" w:rsidR="00DE48E9" w:rsidRDefault="00DE48E9" w:rsidP="00DE48E9">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r>
        <w:t xml:space="preserve"> M</w:t>
      </w:r>
      <w:r>
        <w:rPr>
          <w:rFonts w:hint="eastAsia"/>
        </w:rPr>
        <w:t>y</w:t>
      </w:r>
      <w:r>
        <w:t>SQL</w:t>
      </w:r>
      <w:r>
        <w:rPr>
          <w:rFonts w:hint="eastAsia"/>
        </w:rPr>
        <w:t>数据库数据存储</w:t>
      </w:r>
    </w:p>
    <w:p w14:paraId="40A8CE33" w14:textId="08C85ACD" w:rsidR="00D31C8C" w:rsidRDefault="00D31C8C" w:rsidP="00D31C8C">
      <w:pPr>
        <w:pStyle w:val="aff1"/>
      </w:pPr>
      <w:r>
        <w:rPr>
          <w:rFonts w:hint="eastAsia"/>
        </w:rPr>
        <w:t>即数控机床设置的参数成功保存到本地</w:t>
      </w:r>
      <w:r>
        <w:rPr>
          <w:rFonts w:hint="eastAsia"/>
        </w:rPr>
        <w:t>My</w:t>
      </w:r>
      <w:r>
        <w:t>SQL</w:t>
      </w:r>
      <w:r>
        <w:rPr>
          <w:rFonts w:hint="eastAsia"/>
        </w:rPr>
        <w:t>数据库中，</w:t>
      </w:r>
      <w:r w:rsidR="002B6C69">
        <w:rPr>
          <w:rFonts w:hint="eastAsia"/>
        </w:rPr>
        <w:t>且支持数据的增删查改</w:t>
      </w:r>
      <w:r w:rsidR="001E7942">
        <w:rPr>
          <w:rFonts w:hint="eastAsia"/>
        </w:rPr>
        <w:t>。</w:t>
      </w:r>
    </w:p>
    <w:p w14:paraId="095014A9" w14:textId="5500B591" w:rsidR="00807EE6" w:rsidRDefault="00807EE6" w:rsidP="00D31C8C">
      <w:pPr>
        <w:pStyle w:val="aff1"/>
      </w:pPr>
      <w:r>
        <w:rPr>
          <w:rFonts w:hint="eastAsia"/>
        </w:rPr>
        <w:t>由测试结果可知，数据管理功能能够实现服务器参数、产线参数、数控机床参数、机器人参数等数据的</w:t>
      </w:r>
      <w:r w:rsidR="00E1585D">
        <w:rPr>
          <w:rFonts w:hint="eastAsia"/>
        </w:rPr>
        <w:t>设置和修改，</w:t>
      </w:r>
      <w:r w:rsidR="00A260A8">
        <w:rPr>
          <w:rFonts w:hint="eastAsia"/>
        </w:rPr>
        <w:t>达到了软件设计</w:t>
      </w:r>
      <w:r w:rsidR="00B47BBB">
        <w:rPr>
          <w:rFonts w:hint="eastAsia"/>
        </w:rPr>
        <w:t>功能需求</w:t>
      </w:r>
      <w:r w:rsidR="00631279">
        <w:rPr>
          <w:rFonts w:hint="eastAsia"/>
        </w:rPr>
        <w:t>。</w:t>
      </w:r>
    </w:p>
    <w:p w14:paraId="634217BF" w14:textId="3B5946D1" w:rsidR="001C0FF1" w:rsidRDefault="00DE5004" w:rsidP="00B71EDC">
      <w:pPr>
        <w:pStyle w:val="2"/>
      </w:pPr>
      <w:bookmarkStart w:id="111" w:name="_Toc481489305"/>
      <w:r>
        <w:rPr>
          <w:rFonts w:hint="eastAsia"/>
        </w:rPr>
        <w:t>机床状态监测</w:t>
      </w:r>
      <w:r w:rsidR="001C0FF1">
        <w:rPr>
          <w:rFonts w:hint="eastAsia"/>
        </w:rPr>
        <w:t>功能测试</w:t>
      </w:r>
      <w:bookmarkEnd w:id="111"/>
    </w:p>
    <w:p w14:paraId="24863496" w14:textId="10376478" w:rsidR="00115FC7" w:rsidRDefault="00622530" w:rsidP="00115FC7">
      <w:pPr>
        <w:pStyle w:val="aff1"/>
      </w:pPr>
      <w:r>
        <w:rPr>
          <w:rFonts w:hint="eastAsia"/>
        </w:rPr>
        <w:t>在上一节测试中设置的相关数据基础上，</w:t>
      </w:r>
      <w:r w:rsidR="00A04CE7">
        <w:rPr>
          <w:rFonts w:hint="eastAsia"/>
        </w:rPr>
        <w:t>测试机床状态监测功能</w:t>
      </w:r>
      <w:r w:rsidR="00BE79FF">
        <w:rPr>
          <w:rFonts w:hint="eastAsia"/>
        </w:rPr>
        <w:t>及</w:t>
      </w:r>
      <w:r w:rsidR="00BE79FF">
        <w:rPr>
          <w:rFonts w:hint="eastAsia"/>
        </w:rPr>
        <w:t>Redis</w:t>
      </w:r>
      <w:r w:rsidR="00BE79FF">
        <w:rPr>
          <w:rFonts w:hint="eastAsia"/>
        </w:rPr>
        <w:t>集群服务器</w:t>
      </w:r>
      <w:r w:rsidR="00DC41FD">
        <w:rPr>
          <w:rFonts w:hint="eastAsia"/>
        </w:rPr>
        <w:t>数据存储情况。因</w:t>
      </w:r>
      <w:r w:rsidR="00DC41FD">
        <w:rPr>
          <w:rFonts w:hint="eastAsia"/>
        </w:rPr>
        <w:t>Cent</w:t>
      </w:r>
      <w:r w:rsidR="00DC41FD">
        <w:t>OS</w:t>
      </w:r>
      <w:r w:rsidR="00DC41FD">
        <w:rPr>
          <w:rFonts w:hint="eastAsia"/>
        </w:rPr>
        <w:t>下</w:t>
      </w:r>
      <w:r w:rsidR="00DC41FD">
        <w:rPr>
          <w:rFonts w:hint="eastAsia"/>
        </w:rPr>
        <w:t>Redis</w:t>
      </w:r>
      <w:r w:rsidR="00DC41FD">
        <w:rPr>
          <w:rFonts w:hint="eastAsia"/>
        </w:rPr>
        <w:t>数据库数据不够直观，故使用</w:t>
      </w:r>
      <w:r w:rsidR="00DC41FD">
        <w:rPr>
          <w:rFonts w:hint="eastAsia"/>
        </w:rPr>
        <w:t>windows</w:t>
      </w:r>
      <w:r w:rsidR="00DC41FD">
        <w:rPr>
          <w:rFonts w:hint="eastAsia"/>
        </w:rPr>
        <w:t>系统下的</w:t>
      </w:r>
      <w:r w:rsidR="00DC41FD" w:rsidRPr="00F8505D">
        <w:rPr>
          <w:rFonts w:hint="eastAsia"/>
        </w:rPr>
        <w:t>RedisClient</w:t>
      </w:r>
      <w:r w:rsidR="00BD3148">
        <w:rPr>
          <w:rFonts w:hint="eastAsia"/>
        </w:rPr>
        <w:t>连接</w:t>
      </w:r>
      <w:r w:rsidR="00BD3148">
        <w:rPr>
          <w:rFonts w:hint="eastAsia"/>
        </w:rPr>
        <w:t>Cent</w:t>
      </w:r>
      <w:r w:rsidR="00BD3148">
        <w:t>OS</w:t>
      </w:r>
      <w:r w:rsidR="00BD3148">
        <w:rPr>
          <w:rFonts w:hint="eastAsia"/>
        </w:rPr>
        <w:t>，将其数据直观的展示出来。</w:t>
      </w:r>
      <w:r w:rsidR="00707BD4">
        <w:rPr>
          <w:rFonts w:hint="eastAsia"/>
        </w:rPr>
        <w:t>机床状态监测</w:t>
      </w:r>
      <w:r w:rsidR="006A2F86">
        <w:rPr>
          <w:rFonts w:hint="eastAsia"/>
        </w:rPr>
        <w:t>情形如</w:t>
      </w:r>
      <w:r w:rsidR="00FB2C1F">
        <w:rPr>
          <w:rFonts w:hint="eastAsia"/>
        </w:rPr>
        <w:t>图</w:t>
      </w:r>
      <w:r w:rsidR="006A2F86">
        <w:rPr>
          <w:rFonts w:hint="eastAsia"/>
        </w:rPr>
        <w:t>5-</w:t>
      </w:r>
      <w:r w:rsidR="006A2F86">
        <w:t>4</w:t>
      </w:r>
      <w:r w:rsidR="006A2F86">
        <w:rPr>
          <w:rFonts w:hint="eastAsia"/>
        </w:rPr>
        <w:t>所示：</w:t>
      </w:r>
    </w:p>
    <w:p w14:paraId="77A3721C" w14:textId="2FE877E3" w:rsidR="009049EE" w:rsidRDefault="003E3E53" w:rsidP="003E3E53">
      <w:pPr>
        <w:pStyle w:val="aff6"/>
      </w:pPr>
      <w:r>
        <w:drawing>
          <wp:inline distT="0" distB="0" distL="0" distR="0" wp14:anchorId="169A3CEB" wp14:editId="5F3D9D82">
            <wp:extent cx="4031312" cy="277481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6309" cy="2785141"/>
                    </a:xfrm>
                    <a:prstGeom prst="rect">
                      <a:avLst/>
                    </a:prstGeom>
                  </pic:spPr>
                </pic:pic>
              </a:graphicData>
            </a:graphic>
          </wp:inline>
        </w:drawing>
      </w:r>
    </w:p>
    <w:p w14:paraId="044C0680" w14:textId="71870FA6" w:rsidR="00332F33" w:rsidRDefault="00332F33" w:rsidP="00332F33">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t xml:space="preserve"> </w:t>
      </w:r>
      <w:r>
        <w:rPr>
          <w:rFonts w:hint="eastAsia"/>
        </w:rPr>
        <w:t>机床状态监测图</w:t>
      </w:r>
    </w:p>
    <w:p w14:paraId="5A1BA96C" w14:textId="4E1FADE0" w:rsidR="00332F33" w:rsidRDefault="00197C5B" w:rsidP="00F13568">
      <w:pPr>
        <w:pStyle w:val="aff1"/>
      </w:pPr>
      <w:r>
        <w:rPr>
          <w:rFonts w:hint="eastAsia"/>
        </w:rPr>
        <w:t>测试中，</w:t>
      </w:r>
      <w:r w:rsidR="00D747B6">
        <w:rPr>
          <w:rFonts w:hint="eastAsia"/>
        </w:rPr>
        <w:t>机床状态监测画面</w:t>
      </w:r>
      <w:r w:rsidR="00A557EB">
        <w:rPr>
          <w:rFonts w:hint="eastAsia"/>
        </w:rPr>
        <w:t>稳定，在线设备的“发生时间”</w:t>
      </w:r>
      <w:r w:rsidR="00DB78AE">
        <w:rPr>
          <w:rFonts w:hint="eastAsia"/>
        </w:rPr>
        <w:t>每秒刷新，没有闪动。根据设置的机床参数，</w:t>
      </w:r>
      <w:r w:rsidR="00E30985">
        <w:rPr>
          <w:rFonts w:hint="eastAsia"/>
        </w:rPr>
        <w:t>一台设备在线，另一台设备参数设置错误，监测内容没</w:t>
      </w:r>
      <w:r w:rsidR="00E30985">
        <w:rPr>
          <w:rFonts w:hint="eastAsia"/>
        </w:rPr>
        <w:lastRenderedPageBreak/>
        <w:t>有错误。</w:t>
      </w:r>
      <w:r w:rsidR="00371E5E">
        <w:rPr>
          <w:rFonts w:hint="eastAsia"/>
        </w:rPr>
        <w:t>在测试过程中，断开数控机床系统连接，</w:t>
      </w:r>
      <w:r w:rsidR="00E27F1B">
        <w:rPr>
          <w:rFonts w:hint="eastAsia"/>
        </w:rPr>
        <w:t>则自动监测到机床状态变化，刷新状态显示，如图</w:t>
      </w:r>
      <w:r w:rsidR="00E27F1B">
        <w:rPr>
          <w:rFonts w:hint="eastAsia"/>
        </w:rPr>
        <w:t>5-</w:t>
      </w:r>
      <w:r w:rsidR="00E27F1B">
        <w:t>5</w:t>
      </w:r>
      <w:r w:rsidR="00E27F1B">
        <w:rPr>
          <w:rFonts w:hint="eastAsia"/>
        </w:rPr>
        <w:t>所示：</w:t>
      </w:r>
    </w:p>
    <w:p w14:paraId="5F6A5805" w14:textId="15695FE4" w:rsidR="00332F33" w:rsidRDefault="0034281F" w:rsidP="0034281F">
      <w:pPr>
        <w:pStyle w:val="aff6"/>
      </w:pPr>
      <w:r w:rsidRPr="0034281F">
        <w:drawing>
          <wp:inline distT="0" distB="0" distL="0" distR="0" wp14:anchorId="5C6633EB" wp14:editId="3CF53E6B">
            <wp:extent cx="4146329" cy="2853986"/>
            <wp:effectExtent l="0" t="0" r="6985" b="381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2898" cy="2858507"/>
                    </a:xfrm>
                    <a:prstGeom prst="rect">
                      <a:avLst/>
                    </a:prstGeom>
                  </pic:spPr>
                </pic:pic>
              </a:graphicData>
            </a:graphic>
          </wp:inline>
        </w:drawing>
      </w:r>
    </w:p>
    <w:p w14:paraId="06906C3F" w14:textId="179A25DE" w:rsidR="00E27F1B" w:rsidRDefault="00E27F1B" w:rsidP="00E27F1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5</w:t>
      </w:r>
      <w:r w:rsidR="00650063">
        <w:fldChar w:fldCharType="end"/>
      </w:r>
      <w:r>
        <w:t xml:space="preserve"> </w:t>
      </w:r>
      <w:r>
        <w:rPr>
          <w:rFonts w:hint="eastAsia"/>
        </w:rPr>
        <w:t>机床状态变化时机床状态监测图</w:t>
      </w:r>
    </w:p>
    <w:p w14:paraId="3155499C" w14:textId="5C223A0B" w:rsidR="00E27F1B" w:rsidRDefault="00116458" w:rsidP="00BF4482">
      <w:pPr>
        <w:pStyle w:val="aff1"/>
      </w:pPr>
      <w:r>
        <w:rPr>
          <w:rFonts w:hint="eastAsia"/>
        </w:rPr>
        <w:t>另外，点击机床状态监测列表中的设备信息，</w:t>
      </w:r>
      <w:r w:rsidR="00DD4E26">
        <w:rPr>
          <w:rFonts w:hint="eastAsia"/>
        </w:rPr>
        <w:t>将显示设备的具体参数</w:t>
      </w:r>
      <w:r w:rsidR="003E21B6">
        <w:rPr>
          <w:rFonts w:hint="eastAsia"/>
        </w:rPr>
        <w:t>；在下拉框选择</w:t>
      </w:r>
      <w:r w:rsidR="007A3251">
        <w:rPr>
          <w:rFonts w:hint="eastAsia"/>
        </w:rPr>
        <w:t>监测的状态类型，结果也没有错误</w:t>
      </w:r>
      <w:r w:rsidR="006B24FD">
        <w:rPr>
          <w:rFonts w:hint="eastAsia"/>
        </w:rPr>
        <w:t>，即机床状态监测功能达到了软件设计功能需求。</w:t>
      </w:r>
    </w:p>
    <w:p w14:paraId="28198C84" w14:textId="76C91088" w:rsidR="00572A47" w:rsidRDefault="002F4689" w:rsidP="00BF4482">
      <w:pPr>
        <w:pStyle w:val="aff1"/>
      </w:pPr>
      <w:r>
        <w:rPr>
          <w:rFonts w:hint="eastAsia"/>
        </w:rPr>
        <w:t>Redis</w:t>
      </w:r>
      <w:r>
        <w:rPr>
          <w:rFonts w:hint="eastAsia"/>
        </w:rPr>
        <w:t>服务器在上述测试中存储的数据如图</w:t>
      </w:r>
      <w:r>
        <w:rPr>
          <w:rFonts w:hint="eastAsia"/>
        </w:rPr>
        <w:t>5-</w:t>
      </w:r>
      <w:r>
        <w:t>6</w:t>
      </w:r>
      <w:r>
        <w:rPr>
          <w:rFonts w:hint="eastAsia"/>
        </w:rPr>
        <w:t>所示：</w:t>
      </w:r>
    </w:p>
    <w:p w14:paraId="1A8C1776" w14:textId="45FAFFC7" w:rsidR="002F4689" w:rsidRDefault="002F4689" w:rsidP="002F4689">
      <w:pPr>
        <w:pStyle w:val="aff6"/>
      </w:pPr>
      <w:r>
        <w:drawing>
          <wp:inline distT="0" distB="0" distL="0" distR="0" wp14:anchorId="60646B65" wp14:editId="5531F197">
            <wp:extent cx="3726837" cy="2590429"/>
            <wp:effectExtent l="0" t="0" r="698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2805" cy="2601528"/>
                    </a:xfrm>
                    <a:prstGeom prst="rect">
                      <a:avLst/>
                    </a:prstGeom>
                  </pic:spPr>
                </pic:pic>
              </a:graphicData>
            </a:graphic>
          </wp:inline>
        </w:drawing>
      </w:r>
    </w:p>
    <w:p w14:paraId="49334D09" w14:textId="65FC504A" w:rsidR="002F4689" w:rsidRDefault="002F4689" w:rsidP="002F4689">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6</w:t>
      </w:r>
      <w:r w:rsidR="00650063">
        <w:fldChar w:fldCharType="end"/>
      </w:r>
      <w:r>
        <w:t xml:space="preserve"> R</w:t>
      </w:r>
      <w:r>
        <w:rPr>
          <w:rFonts w:hint="eastAsia"/>
        </w:rPr>
        <w:t>edis</w:t>
      </w:r>
      <w:r>
        <w:rPr>
          <w:rFonts w:hint="eastAsia"/>
        </w:rPr>
        <w:t>服务器存储</w:t>
      </w:r>
      <w:r w:rsidR="00CB1610">
        <w:rPr>
          <w:rFonts w:hint="eastAsia"/>
        </w:rPr>
        <w:t>的</w:t>
      </w:r>
      <w:r>
        <w:rPr>
          <w:rFonts w:hint="eastAsia"/>
        </w:rPr>
        <w:t>数据</w:t>
      </w:r>
    </w:p>
    <w:p w14:paraId="75FE92F2" w14:textId="3BD9398A" w:rsidR="005D76B6" w:rsidRDefault="002F7D91" w:rsidP="00590493">
      <w:pPr>
        <w:pStyle w:val="aff1"/>
      </w:pPr>
      <w:r>
        <w:rPr>
          <w:rFonts w:hint="eastAsia"/>
        </w:rPr>
        <w:lastRenderedPageBreak/>
        <w:t>通过在</w:t>
      </w:r>
      <w:r>
        <w:rPr>
          <w:rFonts w:hint="eastAsia"/>
        </w:rPr>
        <w:t>Cent</w:t>
      </w:r>
      <w:r>
        <w:t>OS</w:t>
      </w:r>
      <w:r>
        <w:rPr>
          <w:rFonts w:hint="eastAsia"/>
        </w:rPr>
        <w:t>中查询</w:t>
      </w:r>
      <w:r>
        <w:rPr>
          <w:rFonts w:hint="eastAsia"/>
        </w:rPr>
        <w:t>Redis</w:t>
      </w:r>
      <w:r>
        <w:rPr>
          <w:rFonts w:hint="eastAsia"/>
        </w:rPr>
        <w:t>数据库，可得到测试时间</w:t>
      </w:r>
      <w:r>
        <w:rPr>
          <w:rFonts w:hint="eastAsia"/>
        </w:rPr>
        <w:t>Redis</w:t>
      </w:r>
      <w:r>
        <w:rPr>
          <w:rFonts w:hint="eastAsia"/>
        </w:rPr>
        <w:t>数据存储情况</w:t>
      </w:r>
      <w:r w:rsidR="00D82670">
        <w:rPr>
          <w:rFonts w:hint="eastAsia"/>
        </w:rPr>
        <w:t>：数据存储大小为</w:t>
      </w:r>
      <w:r w:rsidR="00FC723F">
        <w:rPr>
          <w:rFonts w:hint="eastAsia"/>
        </w:rPr>
        <w:t>16.83</w:t>
      </w:r>
      <w:r w:rsidR="00FC723F">
        <w:t>M</w:t>
      </w:r>
      <w:r w:rsidR="00FC723F">
        <w:rPr>
          <w:rFonts w:hint="eastAsia"/>
        </w:rPr>
        <w:t>，</w:t>
      </w:r>
      <w:r w:rsidR="00FC723F">
        <w:rPr>
          <w:rFonts w:hint="eastAsia"/>
        </w:rPr>
        <w:t>key</w:t>
      </w:r>
      <w:r w:rsidR="00FC723F">
        <w:rPr>
          <w:rFonts w:hint="eastAsia"/>
        </w:rPr>
        <w:t>的数量为</w:t>
      </w:r>
      <w:r w:rsidR="00D82670" w:rsidRPr="005D76B6">
        <w:rPr>
          <w:rFonts w:hint="eastAsia"/>
        </w:rPr>
        <w:t xml:space="preserve"> </w:t>
      </w:r>
      <w:r w:rsidR="000E6ED5">
        <w:t>37</w:t>
      </w:r>
      <w:r w:rsidR="000E6ED5">
        <w:rPr>
          <w:rFonts w:hint="eastAsia"/>
        </w:rPr>
        <w:t>。</w:t>
      </w:r>
      <w:r w:rsidR="00E60FEE">
        <w:rPr>
          <w:rFonts w:hint="eastAsia"/>
        </w:rPr>
        <w:t>即</w:t>
      </w:r>
      <w:r w:rsidR="00E60FEE">
        <w:rPr>
          <w:rFonts w:hint="eastAsia"/>
        </w:rPr>
        <w:t>Redis</w:t>
      </w:r>
      <w:r w:rsidR="00E60FEE">
        <w:rPr>
          <w:rFonts w:hint="eastAsia"/>
        </w:rPr>
        <w:t>服务器存储数据完全同步</w:t>
      </w:r>
      <w:r w:rsidR="009D5BA8">
        <w:rPr>
          <w:rFonts w:hint="eastAsia"/>
        </w:rPr>
        <w:t>，其</w:t>
      </w:r>
      <w:r w:rsidR="00056D11">
        <w:rPr>
          <w:rFonts w:hint="eastAsia"/>
        </w:rPr>
        <w:t>数据存储信息如图</w:t>
      </w:r>
      <w:r w:rsidR="00056D11">
        <w:rPr>
          <w:rFonts w:hint="eastAsia"/>
        </w:rPr>
        <w:t>5-</w:t>
      </w:r>
      <w:r w:rsidR="00056D11">
        <w:t>7</w:t>
      </w:r>
      <w:r w:rsidR="00056D11">
        <w:rPr>
          <w:rFonts w:hint="eastAsia"/>
        </w:rPr>
        <w:t>所示：</w:t>
      </w:r>
    </w:p>
    <w:p w14:paraId="17812D51" w14:textId="452D5A4E" w:rsidR="00056D11" w:rsidRDefault="00FB0807" w:rsidP="00FB0807">
      <w:pPr>
        <w:pStyle w:val="aff6"/>
      </w:pPr>
      <w:r>
        <w:drawing>
          <wp:inline distT="0" distB="0" distL="0" distR="0" wp14:anchorId="61B4DED1" wp14:editId="45E3B23C">
            <wp:extent cx="1752067" cy="1420096"/>
            <wp:effectExtent l="0" t="0" r="635" b="889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8022" cy="1441133"/>
                    </a:xfrm>
                    <a:prstGeom prst="rect">
                      <a:avLst/>
                    </a:prstGeom>
                  </pic:spPr>
                </pic:pic>
              </a:graphicData>
            </a:graphic>
          </wp:inline>
        </w:drawing>
      </w:r>
    </w:p>
    <w:p w14:paraId="77EE41DE" w14:textId="2F5F95E9" w:rsidR="00FB0807" w:rsidRDefault="00FB0807" w:rsidP="00FB080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7</w:t>
      </w:r>
      <w:r w:rsidR="00650063">
        <w:fldChar w:fldCharType="end"/>
      </w:r>
      <w:r>
        <w:t xml:space="preserve"> </w:t>
      </w:r>
      <w:r>
        <w:rPr>
          <w:rFonts w:hint="eastAsia"/>
        </w:rPr>
        <w:t>Redis</w:t>
      </w:r>
      <w:r>
        <w:rPr>
          <w:rFonts w:hint="eastAsia"/>
        </w:rPr>
        <w:t>服务器存储数据信息</w:t>
      </w:r>
    </w:p>
    <w:p w14:paraId="15B51B94" w14:textId="55B8B805" w:rsidR="000C441C" w:rsidRDefault="000C441C" w:rsidP="00B71EDC">
      <w:pPr>
        <w:pStyle w:val="2"/>
      </w:pPr>
      <w:bookmarkStart w:id="112" w:name="_Toc481489306"/>
      <w:r>
        <w:rPr>
          <w:rFonts w:hint="eastAsia"/>
        </w:rPr>
        <w:t>用户管理功能测试</w:t>
      </w:r>
      <w:bookmarkEnd w:id="112"/>
    </w:p>
    <w:p w14:paraId="3B4CEA62" w14:textId="0F9E9A96" w:rsidR="000C441C" w:rsidRDefault="007E40B7" w:rsidP="00B71EDC">
      <w:pPr>
        <w:pStyle w:val="aff1"/>
      </w:pPr>
      <w:r>
        <w:rPr>
          <w:rFonts w:hint="eastAsia"/>
        </w:rPr>
        <w:t>用户管理功能</w:t>
      </w:r>
      <w:r w:rsidR="009C4096">
        <w:rPr>
          <w:rFonts w:hint="eastAsia"/>
        </w:rPr>
        <w:t>测试</w:t>
      </w:r>
      <w:r w:rsidR="00991BB6">
        <w:rPr>
          <w:rFonts w:hint="eastAsia"/>
        </w:rPr>
        <w:t>包括</w:t>
      </w:r>
      <w:r w:rsidR="00454029">
        <w:rPr>
          <w:rFonts w:hint="eastAsia"/>
        </w:rPr>
        <w:t>用户登录</w:t>
      </w:r>
      <w:r w:rsidR="00593D4A">
        <w:rPr>
          <w:rFonts w:hint="eastAsia"/>
        </w:rPr>
        <w:t>、增加用户、删除用户、修改密码和注销用户测试，使用功能性测试方法进行多次测试，得到的测试结果如</w:t>
      </w:r>
      <w:r w:rsidR="00A61746">
        <w:rPr>
          <w:rFonts w:hint="eastAsia"/>
        </w:rPr>
        <w:t>表</w:t>
      </w:r>
      <w:r w:rsidR="008A636E">
        <w:rPr>
          <w:rFonts w:hint="eastAsia"/>
        </w:rPr>
        <w:t>5.3</w:t>
      </w:r>
      <w:r w:rsidR="00593D4A">
        <w:rPr>
          <w:rFonts w:hint="eastAsia"/>
        </w:rPr>
        <w:t>所示：</w:t>
      </w:r>
    </w:p>
    <w:p w14:paraId="2215B054" w14:textId="04E8586D" w:rsidR="00593D4A" w:rsidRDefault="00A61746" w:rsidP="00A61746">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E1E">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6E1E">
        <w:rPr>
          <w:noProof/>
        </w:rPr>
        <w:t>3</w:t>
      </w:r>
      <w:r>
        <w:fldChar w:fldCharType="end"/>
      </w:r>
      <w:r>
        <w:t xml:space="preserve"> </w:t>
      </w:r>
      <w:r>
        <w:rPr>
          <w:rFonts w:hint="eastAsia"/>
        </w:rPr>
        <w:t>用户管理测试输入与输出</w:t>
      </w:r>
    </w:p>
    <w:tbl>
      <w:tblPr>
        <w:tblStyle w:val="aff0"/>
        <w:tblW w:w="100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961"/>
        <w:gridCol w:w="4253"/>
      </w:tblGrid>
      <w:tr w:rsidR="00A61746" w14:paraId="00B1DD70" w14:textId="77777777" w:rsidTr="00DD4D1E">
        <w:tc>
          <w:tcPr>
            <w:tcW w:w="817" w:type="dxa"/>
            <w:tcBorders>
              <w:top w:val="single" w:sz="4" w:space="0" w:color="auto"/>
              <w:bottom w:val="single" w:sz="4" w:space="0" w:color="auto"/>
            </w:tcBorders>
            <w:vAlign w:val="center"/>
          </w:tcPr>
          <w:p w14:paraId="7D8D1766" w14:textId="0622887C" w:rsidR="00A61746" w:rsidRDefault="00602AC2" w:rsidP="00602AC2">
            <w:pPr>
              <w:pStyle w:val="aff6"/>
            </w:pPr>
            <w:r>
              <w:rPr>
                <w:rFonts w:hint="eastAsia"/>
              </w:rPr>
              <w:t>编号</w:t>
            </w:r>
          </w:p>
        </w:tc>
        <w:tc>
          <w:tcPr>
            <w:tcW w:w="4961" w:type="dxa"/>
            <w:tcBorders>
              <w:top w:val="single" w:sz="4" w:space="0" w:color="auto"/>
              <w:bottom w:val="single" w:sz="4" w:space="0" w:color="auto"/>
            </w:tcBorders>
            <w:vAlign w:val="center"/>
          </w:tcPr>
          <w:p w14:paraId="28C79A12" w14:textId="03411501" w:rsidR="00A61746" w:rsidRDefault="00602AC2" w:rsidP="00602AC2">
            <w:pPr>
              <w:pStyle w:val="aff6"/>
            </w:pPr>
            <w:r>
              <w:rPr>
                <w:rFonts w:hint="eastAsia"/>
              </w:rPr>
              <w:t>输入数据</w:t>
            </w:r>
          </w:p>
        </w:tc>
        <w:tc>
          <w:tcPr>
            <w:tcW w:w="4253" w:type="dxa"/>
            <w:tcBorders>
              <w:top w:val="single" w:sz="4" w:space="0" w:color="auto"/>
              <w:bottom w:val="single" w:sz="4" w:space="0" w:color="auto"/>
            </w:tcBorders>
            <w:vAlign w:val="center"/>
          </w:tcPr>
          <w:p w14:paraId="0C6E5B51" w14:textId="64EF5F7F" w:rsidR="00A61746" w:rsidRDefault="00602AC2" w:rsidP="00602AC2">
            <w:pPr>
              <w:pStyle w:val="aff6"/>
            </w:pPr>
            <w:r>
              <w:rPr>
                <w:rFonts w:hint="eastAsia"/>
              </w:rPr>
              <w:t>实际输出</w:t>
            </w:r>
          </w:p>
        </w:tc>
      </w:tr>
      <w:tr w:rsidR="00A61746" w14:paraId="3229ACCE" w14:textId="77777777" w:rsidTr="00DD4D1E">
        <w:tc>
          <w:tcPr>
            <w:tcW w:w="817" w:type="dxa"/>
            <w:tcBorders>
              <w:top w:val="single" w:sz="4" w:space="0" w:color="auto"/>
            </w:tcBorders>
            <w:vAlign w:val="center"/>
          </w:tcPr>
          <w:p w14:paraId="4288CF34" w14:textId="2ABC3617" w:rsidR="00A61746" w:rsidRDefault="00602AC2" w:rsidP="00602AC2">
            <w:pPr>
              <w:pStyle w:val="aff6"/>
            </w:pPr>
            <w:r>
              <w:rPr>
                <w:rFonts w:hint="eastAsia"/>
              </w:rPr>
              <w:t>1</w:t>
            </w:r>
          </w:p>
        </w:tc>
        <w:tc>
          <w:tcPr>
            <w:tcW w:w="4961" w:type="dxa"/>
            <w:tcBorders>
              <w:top w:val="single" w:sz="4" w:space="0" w:color="auto"/>
            </w:tcBorders>
            <w:vAlign w:val="center"/>
          </w:tcPr>
          <w:p w14:paraId="1581DC9B" w14:textId="2B7B5EEE" w:rsidR="00A61746" w:rsidRDefault="005D668A" w:rsidP="00602AC2">
            <w:pPr>
              <w:pStyle w:val="aff6"/>
            </w:pPr>
            <w:r>
              <w:rPr>
                <w:rFonts w:hint="eastAsia"/>
              </w:rPr>
              <w:t>登录，</w:t>
            </w:r>
            <w:r w:rsidR="00602AC2">
              <w:rPr>
                <w:rFonts w:hint="eastAsia"/>
              </w:rPr>
              <w:t>管理员账户：管理员</w:t>
            </w:r>
            <w:r w:rsidR="00602AC2">
              <w:rPr>
                <w:rFonts w:hint="eastAsia"/>
              </w:rPr>
              <w:t xml:space="preserve"> </w:t>
            </w:r>
            <w:r w:rsidR="00602AC2">
              <w:rPr>
                <w:rFonts w:hint="eastAsia"/>
              </w:rPr>
              <w:t>密码：</w:t>
            </w:r>
            <w:r w:rsidR="00602AC2">
              <w:rPr>
                <w:rFonts w:hint="eastAsia"/>
              </w:rPr>
              <w:t>416520</w:t>
            </w:r>
          </w:p>
        </w:tc>
        <w:tc>
          <w:tcPr>
            <w:tcW w:w="4253" w:type="dxa"/>
            <w:tcBorders>
              <w:top w:val="single" w:sz="4" w:space="0" w:color="auto"/>
            </w:tcBorders>
            <w:vAlign w:val="center"/>
          </w:tcPr>
          <w:p w14:paraId="31F8D5AA" w14:textId="1494AAEF" w:rsidR="00A61746" w:rsidRDefault="002A68FF" w:rsidP="00602AC2">
            <w:pPr>
              <w:pStyle w:val="aff6"/>
            </w:pPr>
            <w:r>
              <w:rPr>
                <w:rFonts w:hint="eastAsia"/>
              </w:rPr>
              <w:t>管理员</w:t>
            </w:r>
            <w:r w:rsidR="00B01CD9">
              <w:rPr>
                <w:rFonts w:hint="eastAsia"/>
              </w:rPr>
              <w:t>：</w:t>
            </w:r>
            <w:r>
              <w:rPr>
                <w:rFonts w:hint="eastAsia"/>
              </w:rPr>
              <w:t>登录成功</w:t>
            </w:r>
          </w:p>
        </w:tc>
      </w:tr>
      <w:tr w:rsidR="002A68FF" w14:paraId="6252D03B" w14:textId="77777777" w:rsidTr="00DD4D1E">
        <w:tc>
          <w:tcPr>
            <w:tcW w:w="817" w:type="dxa"/>
            <w:vAlign w:val="center"/>
          </w:tcPr>
          <w:p w14:paraId="03D730B5" w14:textId="3FE7E610" w:rsidR="002A68FF" w:rsidRDefault="002A68FF" w:rsidP="002A68FF">
            <w:pPr>
              <w:pStyle w:val="aff6"/>
            </w:pPr>
            <w:r>
              <w:rPr>
                <w:rFonts w:hint="eastAsia"/>
              </w:rPr>
              <w:t>2</w:t>
            </w:r>
          </w:p>
        </w:tc>
        <w:tc>
          <w:tcPr>
            <w:tcW w:w="4961" w:type="dxa"/>
            <w:vAlign w:val="center"/>
          </w:tcPr>
          <w:p w14:paraId="7174495F" w14:textId="5990A316" w:rsidR="002A68FF" w:rsidRDefault="005D668A" w:rsidP="002A68FF">
            <w:pPr>
              <w:pStyle w:val="aff6"/>
            </w:pPr>
            <w:r>
              <w:rPr>
                <w:rFonts w:hint="eastAsia"/>
              </w:rPr>
              <w:t>登录，</w:t>
            </w:r>
            <w:r w:rsidR="002A68FF">
              <w:rPr>
                <w:rFonts w:hint="eastAsia"/>
              </w:rPr>
              <w:t>管理员账户：管理员</w:t>
            </w:r>
            <w:r w:rsidR="002A68FF">
              <w:rPr>
                <w:rFonts w:hint="eastAsia"/>
              </w:rPr>
              <w:t xml:space="preserve"> </w:t>
            </w:r>
            <w:r w:rsidR="002A68FF">
              <w:rPr>
                <w:rFonts w:hint="eastAsia"/>
              </w:rPr>
              <w:t>密码：</w:t>
            </w:r>
            <w:r w:rsidR="002A68FF">
              <w:t>000000</w:t>
            </w:r>
          </w:p>
        </w:tc>
        <w:tc>
          <w:tcPr>
            <w:tcW w:w="4253" w:type="dxa"/>
            <w:vAlign w:val="center"/>
          </w:tcPr>
          <w:p w14:paraId="152FB581" w14:textId="0E35F023" w:rsidR="002A68FF" w:rsidRDefault="002A68FF" w:rsidP="002A68FF">
            <w:pPr>
              <w:pStyle w:val="aff6"/>
            </w:pPr>
            <w:r>
              <w:rPr>
                <w:rFonts w:hint="eastAsia"/>
              </w:rPr>
              <w:t>管理员：密码错误，登录失败</w:t>
            </w:r>
          </w:p>
        </w:tc>
      </w:tr>
      <w:tr w:rsidR="002A68FF" w14:paraId="151A15AD" w14:textId="77777777" w:rsidTr="00DD4D1E">
        <w:tc>
          <w:tcPr>
            <w:tcW w:w="817" w:type="dxa"/>
            <w:vAlign w:val="center"/>
          </w:tcPr>
          <w:p w14:paraId="1E0B5462" w14:textId="082B980A" w:rsidR="002A68FF" w:rsidRDefault="002A68FF" w:rsidP="002A68FF">
            <w:pPr>
              <w:pStyle w:val="aff6"/>
            </w:pPr>
            <w:r>
              <w:rPr>
                <w:rFonts w:hint="eastAsia"/>
              </w:rPr>
              <w:t>3</w:t>
            </w:r>
          </w:p>
        </w:tc>
        <w:tc>
          <w:tcPr>
            <w:tcW w:w="4961" w:type="dxa"/>
            <w:vAlign w:val="center"/>
          </w:tcPr>
          <w:p w14:paraId="33B0EB20" w14:textId="65E86AD4" w:rsidR="002A68FF" w:rsidRDefault="00B01CD9" w:rsidP="002A68FF">
            <w:pPr>
              <w:pStyle w:val="aff6"/>
            </w:pPr>
            <w:r>
              <w:rPr>
                <w:rFonts w:hint="eastAsia"/>
              </w:rPr>
              <w:t>添加用户，用户名：</w:t>
            </w:r>
            <w:r>
              <w:rPr>
                <w:rFonts w:hint="eastAsia"/>
              </w:rPr>
              <w:t>qhw</w:t>
            </w:r>
            <w:r>
              <w:rPr>
                <w:rFonts w:hint="eastAsia"/>
              </w:rPr>
              <w:t>密码</w:t>
            </w:r>
            <w:r w:rsidR="004F788C">
              <w:rPr>
                <w:rFonts w:hint="eastAsia"/>
              </w:rPr>
              <w:t>：</w:t>
            </w:r>
            <w:r w:rsidR="004F788C">
              <w:rPr>
                <w:rFonts w:hint="eastAsia"/>
              </w:rPr>
              <w:t>0</w:t>
            </w:r>
          </w:p>
        </w:tc>
        <w:tc>
          <w:tcPr>
            <w:tcW w:w="4253" w:type="dxa"/>
            <w:vAlign w:val="center"/>
          </w:tcPr>
          <w:p w14:paraId="2538F4F5" w14:textId="65EFDD6F" w:rsidR="002A68FF" w:rsidRPr="004F788C" w:rsidRDefault="004F788C" w:rsidP="002A68FF">
            <w:pPr>
              <w:pStyle w:val="aff6"/>
            </w:pPr>
            <w:r>
              <w:rPr>
                <w:rFonts w:hint="eastAsia"/>
              </w:rPr>
              <w:t>添加用户失败，密码不能小于</w:t>
            </w:r>
            <w:r>
              <w:rPr>
                <w:rFonts w:hint="eastAsia"/>
              </w:rPr>
              <w:t>6</w:t>
            </w:r>
            <w:r>
              <w:rPr>
                <w:rFonts w:hint="eastAsia"/>
              </w:rPr>
              <w:t>位</w:t>
            </w:r>
          </w:p>
        </w:tc>
      </w:tr>
      <w:tr w:rsidR="004F788C" w14:paraId="307D89C0" w14:textId="77777777" w:rsidTr="00DD4D1E">
        <w:tc>
          <w:tcPr>
            <w:tcW w:w="817" w:type="dxa"/>
            <w:vAlign w:val="center"/>
          </w:tcPr>
          <w:p w14:paraId="3608FAA7" w14:textId="6730B11E" w:rsidR="004F788C" w:rsidRDefault="004F788C" w:rsidP="002A68FF">
            <w:pPr>
              <w:pStyle w:val="aff6"/>
            </w:pPr>
            <w:r>
              <w:rPr>
                <w:rFonts w:hint="eastAsia"/>
              </w:rPr>
              <w:t>4</w:t>
            </w:r>
          </w:p>
        </w:tc>
        <w:tc>
          <w:tcPr>
            <w:tcW w:w="4961" w:type="dxa"/>
            <w:vAlign w:val="center"/>
          </w:tcPr>
          <w:p w14:paraId="1184A59F" w14:textId="7120464E" w:rsidR="004F788C" w:rsidRDefault="004F788C" w:rsidP="004F788C">
            <w:pPr>
              <w:pStyle w:val="aff6"/>
            </w:pPr>
            <w:r>
              <w:rPr>
                <w:rFonts w:hint="eastAsia"/>
              </w:rPr>
              <w:t>添加用户，用户名：</w:t>
            </w:r>
            <w:r>
              <w:rPr>
                <w:rFonts w:hint="eastAsia"/>
              </w:rPr>
              <w:t>qhw</w:t>
            </w:r>
            <w:r>
              <w:rPr>
                <w:rFonts w:hint="eastAsia"/>
              </w:rPr>
              <w:t>密码：</w:t>
            </w:r>
            <w:r>
              <w:t>41652</w:t>
            </w:r>
            <w:r>
              <w:rPr>
                <w:rFonts w:hint="eastAsia"/>
              </w:rPr>
              <w:t>0</w:t>
            </w:r>
          </w:p>
        </w:tc>
        <w:tc>
          <w:tcPr>
            <w:tcW w:w="4253" w:type="dxa"/>
            <w:vAlign w:val="center"/>
          </w:tcPr>
          <w:p w14:paraId="28D28D25" w14:textId="7BD9241F" w:rsidR="004F788C" w:rsidRPr="004F788C" w:rsidRDefault="004F788C" w:rsidP="002A68FF">
            <w:pPr>
              <w:pStyle w:val="aff6"/>
            </w:pPr>
            <w:r>
              <w:rPr>
                <w:rFonts w:hint="eastAsia"/>
              </w:rPr>
              <w:t>添加用户</w:t>
            </w:r>
            <w:r>
              <w:rPr>
                <w:rFonts w:hint="eastAsia"/>
              </w:rPr>
              <w:t>qhw</w:t>
            </w:r>
            <w:r>
              <w:rPr>
                <w:rFonts w:hint="eastAsia"/>
              </w:rPr>
              <w:t>成功</w:t>
            </w:r>
          </w:p>
        </w:tc>
      </w:tr>
      <w:tr w:rsidR="004F788C" w14:paraId="0C6C09BD" w14:textId="77777777" w:rsidTr="00DD4D1E">
        <w:tc>
          <w:tcPr>
            <w:tcW w:w="817" w:type="dxa"/>
            <w:vAlign w:val="center"/>
          </w:tcPr>
          <w:p w14:paraId="7FD7E108" w14:textId="4502EF64" w:rsidR="004F788C" w:rsidRDefault="004F788C" w:rsidP="002A68FF">
            <w:pPr>
              <w:pStyle w:val="aff6"/>
            </w:pPr>
            <w:r>
              <w:rPr>
                <w:rFonts w:hint="eastAsia"/>
              </w:rPr>
              <w:t>5</w:t>
            </w:r>
          </w:p>
        </w:tc>
        <w:tc>
          <w:tcPr>
            <w:tcW w:w="4961" w:type="dxa"/>
            <w:vAlign w:val="center"/>
          </w:tcPr>
          <w:p w14:paraId="17E0FE7F" w14:textId="33848900" w:rsidR="004F788C" w:rsidRDefault="004F788C" w:rsidP="004F788C">
            <w:pPr>
              <w:pStyle w:val="aff6"/>
            </w:pPr>
            <w:r>
              <w:rPr>
                <w:rFonts w:hint="eastAsia"/>
              </w:rPr>
              <w:t>修改密码，</w:t>
            </w:r>
            <w:r w:rsidR="00DD4D1E">
              <w:rPr>
                <w:rFonts w:hint="eastAsia"/>
              </w:rPr>
              <w:t>密码：</w:t>
            </w:r>
            <w:r w:rsidR="00DD4D1E">
              <w:rPr>
                <w:rFonts w:hint="eastAsia"/>
              </w:rPr>
              <w:t xml:space="preserve">000000 </w:t>
            </w:r>
            <w:r w:rsidR="00DD4D1E">
              <w:rPr>
                <w:rFonts w:hint="eastAsia"/>
              </w:rPr>
              <w:t>确认密码：</w:t>
            </w:r>
            <w:r w:rsidR="00DD4D1E">
              <w:rPr>
                <w:rFonts w:hint="eastAsia"/>
              </w:rPr>
              <w:t>111111</w:t>
            </w:r>
          </w:p>
        </w:tc>
        <w:tc>
          <w:tcPr>
            <w:tcW w:w="4253" w:type="dxa"/>
            <w:vAlign w:val="center"/>
          </w:tcPr>
          <w:p w14:paraId="2D901B17" w14:textId="0BDA0E51" w:rsidR="004F788C" w:rsidRPr="00DD4D1E" w:rsidRDefault="00DD4D1E" w:rsidP="002A68FF">
            <w:pPr>
              <w:pStyle w:val="aff6"/>
            </w:pPr>
            <w:r>
              <w:rPr>
                <w:rFonts w:hint="eastAsia"/>
              </w:rPr>
              <w:t>管理员：修改密码失败，两次输入的密码不一致</w:t>
            </w:r>
          </w:p>
        </w:tc>
      </w:tr>
      <w:tr w:rsidR="00DD4D1E" w14:paraId="17DFD042" w14:textId="77777777" w:rsidTr="00DD4D1E">
        <w:tc>
          <w:tcPr>
            <w:tcW w:w="817" w:type="dxa"/>
            <w:vAlign w:val="center"/>
          </w:tcPr>
          <w:p w14:paraId="4C6460E4" w14:textId="6D56FFCA" w:rsidR="00DD4D1E" w:rsidRDefault="00DD4D1E" w:rsidP="002A68FF">
            <w:pPr>
              <w:pStyle w:val="aff6"/>
            </w:pPr>
            <w:r>
              <w:rPr>
                <w:rFonts w:hint="eastAsia"/>
              </w:rPr>
              <w:t>6</w:t>
            </w:r>
          </w:p>
        </w:tc>
        <w:tc>
          <w:tcPr>
            <w:tcW w:w="4961" w:type="dxa"/>
            <w:vAlign w:val="center"/>
          </w:tcPr>
          <w:p w14:paraId="41E5F7C6" w14:textId="367C6B34" w:rsidR="00DD4D1E" w:rsidRDefault="00DD4D1E" w:rsidP="004F788C">
            <w:pPr>
              <w:pStyle w:val="aff6"/>
            </w:pPr>
            <w:r>
              <w:rPr>
                <w:rFonts w:hint="eastAsia"/>
              </w:rPr>
              <w:t>注销</w:t>
            </w:r>
            <w:r w:rsidR="00E112EA">
              <w:rPr>
                <w:rFonts w:hint="eastAsia"/>
              </w:rPr>
              <w:t>账户</w:t>
            </w:r>
          </w:p>
        </w:tc>
        <w:tc>
          <w:tcPr>
            <w:tcW w:w="4253" w:type="dxa"/>
            <w:vAlign w:val="center"/>
          </w:tcPr>
          <w:p w14:paraId="2E5F44D1" w14:textId="2B84A6F9" w:rsidR="00DD4D1E" w:rsidRDefault="00E112EA" w:rsidP="002A68FF">
            <w:pPr>
              <w:pStyle w:val="aff6"/>
            </w:pPr>
            <w:r>
              <w:rPr>
                <w:rFonts w:hint="eastAsia"/>
              </w:rPr>
              <w:t>管理员：注销成功</w:t>
            </w:r>
          </w:p>
        </w:tc>
      </w:tr>
    </w:tbl>
    <w:p w14:paraId="5C1FC461" w14:textId="1A3C684C" w:rsidR="00A61746" w:rsidRPr="00A61746" w:rsidRDefault="001D13FE" w:rsidP="001D13FE">
      <w:pPr>
        <w:pStyle w:val="aff1"/>
      </w:pPr>
      <w:r>
        <w:rPr>
          <w:rFonts w:hint="eastAsia"/>
        </w:rPr>
        <w:t>通过测试可知用户管理功能</w:t>
      </w:r>
      <w:r w:rsidR="00725009">
        <w:rPr>
          <w:rFonts w:hint="eastAsia"/>
        </w:rPr>
        <w:t>能够</w:t>
      </w:r>
      <w:r w:rsidR="00F01E4C">
        <w:rPr>
          <w:rFonts w:hint="eastAsia"/>
        </w:rPr>
        <w:t>达到软件设计功能需求</w:t>
      </w:r>
      <w:r w:rsidR="00442241">
        <w:rPr>
          <w:rFonts w:hint="eastAsia"/>
        </w:rPr>
        <w:t>。</w:t>
      </w:r>
    </w:p>
    <w:p w14:paraId="75A8A16F" w14:textId="77777777" w:rsidR="00925AB8" w:rsidRDefault="00925AB8" w:rsidP="001A295C">
      <w:pPr>
        <w:pStyle w:val="2"/>
      </w:pPr>
      <w:bookmarkStart w:id="113" w:name="_Toc479150270"/>
      <w:bookmarkStart w:id="114" w:name="_Toc481489307"/>
      <w:r>
        <w:rPr>
          <w:rFonts w:hint="eastAsia"/>
        </w:rPr>
        <w:t>本章小结</w:t>
      </w:r>
      <w:bookmarkEnd w:id="113"/>
      <w:bookmarkEnd w:id="114"/>
    </w:p>
    <w:p w14:paraId="62DDA1C9" w14:textId="77777777" w:rsidR="00277286" w:rsidRDefault="00151195" w:rsidP="00277286">
      <w:pPr>
        <w:pStyle w:val="aff1"/>
      </w:pPr>
      <w:r>
        <w:rPr>
          <w:rFonts w:hint="eastAsia"/>
        </w:rPr>
        <w:t>本章对面向汽车轮毂单元加工自动化生产线应用软件进行了功能测试，</w:t>
      </w:r>
      <w:r w:rsidR="004302B0">
        <w:rPr>
          <w:rFonts w:hint="eastAsia"/>
        </w:rPr>
        <w:t>测试平台</w:t>
      </w:r>
      <w:r w:rsidR="006427FA">
        <w:rPr>
          <w:rFonts w:hint="eastAsia"/>
        </w:rPr>
        <w:t>为</w:t>
      </w:r>
      <w:r w:rsidR="003C2C1C">
        <w:rPr>
          <w:rFonts w:hint="eastAsia"/>
        </w:rPr>
        <w:t>华中数控八型系统虚拟机和</w:t>
      </w:r>
      <w:r w:rsidR="006427FA">
        <w:rPr>
          <w:rFonts w:hint="eastAsia"/>
        </w:rPr>
        <w:t>Cent</w:t>
      </w:r>
      <w:r w:rsidR="006427FA">
        <w:t>OS</w:t>
      </w:r>
      <w:r w:rsidR="006427FA">
        <w:rPr>
          <w:rFonts w:hint="eastAsia"/>
        </w:rPr>
        <w:t>服务器虚拟机</w:t>
      </w:r>
      <w:r w:rsidR="00A24F8B">
        <w:rPr>
          <w:rFonts w:hint="eastAsia"/>
        </w:rPr>
        <w:t>，对软件的机床状态监测，</w:t>
      </w:r>
      <w:r w:rsidR="00A24F8B">
        <w:rPr>
          <w:rFonts w:hint="eastAsia"/>
        </w:rPr>
        <w:t>Redis</w:t>
      </w:r>
      <w:r w:rsidR="00A24F8B">
        <w:rPr>
          <w:rFonts w:hint="eastAsia"/>
        </w:rPr>
        <w:t>服务器数据读取，生产线数据管理和用户管理等功能进行了测试</w:t>
      </w:r>
      <w:r w:rsidR="00F142B6">
        <w:rPr>
          <w:rFonts w:hint="eastAsia"/>
        </w:rPr>
        <w:t>，均</w:t>
      </w:r>
      <w:r w:rsidR="005E302B">
        <w:rPr>
          <w:rFonts w:hint="eastAsia"/>
        </w:rPr>
        <w:t>满足设计需求。</w:t>
      </w:r>
      <w:bookmarkStart w:id="115" w:name="_Toc479150271"/>
    </w:p>
    <w:p w14:paraId="10427EB3" w14:textId="0C77ACDB" w:rsidR="00E81CC8" w:rsidRPr="00E81CC8" w:rsidRDefault="00E81CC8" w:rsidP="00277286">
      <w:pPr>
        <w:pStyle w:val="10"/>
      </w:pPr>
      <w:bookmarkStart w:id="116" w:name="_Toc481489308"/>
      <w:commentRangeStart w:id="117"/>
      <w:r w:rsidRPr="00E81CC8">
        <w:rPr>
          <w:rFonts w:hint="eastAsia"/>
        </w:rPr>
        <w:lastRenderedPageBreak/>
        <w:t>总结与展望</w:t>
      </w:r>
      <w:bookmarkEnd w:id="115"/>
      <w:bookmarkEnd w:id="116"/>
      <w:commentRangeEnd w:id="117"/>
      <w:r w:rsidR="003F1061">
        <w:rPr>
          <w:rStyle w:val="af8"/>
          <w:rFonts w:ascii="Times New Roman" w:eastAsia="宋体" w:hAnsi="Times New Roman"/>
          <w:caps w:val="0"/>
          <w:kern w:val="2"/>
        </w:rPr>
        <w:commentReference w:id="117"/>
      </w:r>
      <w:ins w:id="118" w:author="ZENGJING" w:date="2017-05-02T21:12:00Z">
        <w:r w:rsidR="003F1061">
          <w:rPr>
            <w:rFonts w:hint="eastAsia"/>
          </w:rPr>
          <w:t>（分三部分：结论，建议，展望）</w:t>
        </w:r>
      </w:ins>
    </w:p>
    <w:p w14:paraId="62035A23" w14:textId="63A20FB1" w:rsidR="00E81CC8" w:rsidRPr="00E81CC8" w:rsidRDefault="000C54A9" w:rsidP="00E81CC8">
      <w:pPr>
        <w:pStyle w:val="2"/>
      </w:pPr>
      <w:bookmarkStart w:id="119" w:name="_Toc479150272"/>
      <w:bookmarkStart w:id="120" w:name="_Toc481489309"/>
      <w:del w:id="121" w:author="ZENGJING" w:date="2017-05-02T21:09:00Z">
        <w:r w:rsidDel="003F1061">
          <w:rPr>
            <w:rFonts w:hint="eastAsia"/>
          </w:rPr>
          <w:delText>全文</w:delText>
        </w:r>
      </w:del>
      <w:del w:id="122" w:author="ZENGJING" w:date="2017-05-02T21:12:00Z">
        <w:r w:rsidRPr="00E81CC8" w:rsidDel="003F1061">
          <w:rPr>
            <w:rFonts w:hint="eastAsia"/>
          </w:rPr>
          <w:delText>总结</w:delText>
        </w:r>
      </w:del>
      <w:bookmarkEnd w:id="119"/>
      <w:bookmarkEnd w:id="120"/>
      <w:ins w:id="123" w:author="ZENGJING" w:date="2017-05-02T21:12:00Z">
        <w:r w:rsidR="003F1061">
          <w:rPr>
            <w:rFonts w:hint="eastAsia"/>
          </w:rPr>
          <w:t>结论</w:t>
        </w:r>
      </w:ins>
    </w:p>
    <w:p w14:paraId="575D6A39" w14:textId="3D193C2A" w:rsidR="00B36472" w:rsidRDefault="00282069" w:rsidP="008F4DB6">
      <w:pPr>
        <w:pStyle w:val="aff1"/>
      </w:pPr>
      <w:r>
        <w:rPr>
          <w:rFonts w:hint="eastAsia"/>
        </w:rPr>
        <w:t>建设全国产的面向汽车</w:t>
      </w:r>
      <w:r w:rsidR="00271D56">
        <w:rPr>
          <w:rFonts w:hint="eastAsia"/>
        </w:rPr>
        <w:t>轮毂单元</w:t>
      </w:r>
      <w:r w:rsidR="00DD6A17">
        <w:rPr>
          <w:rFonts w:hint="eastAsia"/>
        </w:rPr>
        <w:t>加工</w:t>
      </w:r>
      <w:r w:rsidR="00271D56">
        <w:rPr>
          <w:rFonts w:hint="eastAsia"/>
        </w:rPr>
        <w:t>自动化生产线具有非常重大的意义，它既是</w:t>
      </w:r>
      <w:r w:rsidR="00E711C3">
        <w:rPr>
          <w:rFonts w:hint="eastAsia"/>
        </w:rPr>
        <w:t>向</w:t>
      </w:r>
      <w:r w:rsidR="00AE303C">
        <w:rPr>
          <w:rFonts w:hint="eastAsia"/>
        </w:rPr>
        <w:t>垄断汽车</w:t>
      </w:r>
      <w:r w:rsidR="00AE303C" w:rsidRPr="00412F25">
        <w:rPr>
          <w:rFonts w:hint="eastAsia"/>
        </w:rPr>
        <w:t>关键零部件制造行业</w:t>
      </w:r>
      <w:r w:rsidR="00AE303C">
        <w:rPr>
          <w:rFonts w:hint="eastAsia"/>
        </w:rPr>
        <w:t>的</w:t>
      </w:r>
      <w:r w:rsidR="00E711C3">
        <w:rPr>
          <w:rFonts w:hint="eastAsia"/>
        </w:rPr>
        <w:t>国外</w:t>
      </w:r>
      <w:r w:rsidR="00AE303C">
        <w:rPr>
          <w:rFonts w:hint="eastAsia"/>
        </w:rPr>
        <w:t>数控机床和机器人的挑战，</w:t>
      </w:r>
      <w:r w:rsidR="008C0E65">
        <w:rPr>
          <w:rFonts w:hint="eastAsia"/>
        </w:rPr>
        <w:t>也是提升国产设备</w:t>
      </w:r>
      <w:r w:rsidR="00EC5F39">
        <w:rPr>
          <w:rFonts w:hint="eastAsia"/>
        </w:rPr>
        <w:t>技术水平</w:t>
      </w:r>
      <w:r w:rsidR="000D1A3C">
        <w:rPr>
          <w:rFonts w:hint="eastAsia"/>
        </w:rPr>
        <w:t>的一次尝试。</w:t>
      </w:r>
      <w:r w:rsidR="008F4DB6" w:rsidRPr="00412F25">
        <w:rPr>
          <w:rFonts w:hint="eastAsia"/>
        </w:rPr>
        <w:t>本文以</w:t>
      </w:r>
      <w:r w:rsidR="008F4DB6">
        <w:rPr>
          <w:rFonts w:hint="eastAsia"/>
        </w:rPr>
        <w:t>面向</w:t>
      </w:r>
      <w:r w:rsidR="008F4DB6" w:rsidRPr="00412F25">
        <w:rPr>
          <w:rFonts w:hint="eastAsia"/>
        </w:rPr>
        <w:t>汽车</w:t>
      </w:r>
      <w:r w:rsidR="008F4DB6">
        <w:rPr>
          <w:rFonts w:hint="eastAsia"/>
        </w:rPr>
        <w:t>轮毂单元加工</w:t>
      </w:r>
      <w:r w:rsidR="008F4DB6" w:rsidRPr="00412F25">
        <w:rPr>
          <w:rFonts w:hint="eastAsia"/>
        </w:rPr>
        <w:t>自动化生产线为研究主体，</w:t>
      </w:r>
      <w:r w:rsidR="00B36472">
        <w:rPr>
          <w:rFonts w:hint="eastAsia"/>
        </w:rPr>
        <w:t>对生产线建设中的关键技术进行了详细的分析和讨论。</w:t>
      </w:r>
    </w:p>
    <w:p w14:paraId="259E66F0" w14:textId="3EDF15E3" w:rsidR="00B36472" w:rsidRDefault="00B36472" w:rsidP="008F4DB6">
      <w:pPr>
        <w:pStyle w:val="aff1"/>
      </w:pPr>
      <w:r>
        <w:rPr>
          <w:rFonts w:hint="eastAsia"/>
        </w:rPr>
        <w:t>首先，本文对汽车轮毂单元的毛坯和成品零件图进行了特征分析，根据工艺设计原则</w:t>
      </w:r>
      <w:r w:rsidR="00DD2501">
        <w:rPr>
          <w:rFonts w:hint="eastAsia"/>
        </w:rPr>
        <w:t>设计了</w:t>
      </w:r>
      <w:r w:rsidR="008911DA">
        <w:rPr>
          <w:rFonts w:hint="eastAsia"/>
        </w:rPr>
        <w:t>汽车轮毂单元的工艺流程，</w:t>
      </w:r>
      <w:r w:rsidR="0048524D">
        <w:rPr>
          <w:rFonts w:hint="eastAsia"/>
        </w:rPr>
        <w:t>并引入过程能力指数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8524D">
        <w:rPr>
          <w:rFonts w:hint="eastAsia"/>
        </w:rPr>
        <w:t>控制工艺加工质量，以</w:t>
      </w:r>
      <w:r w:rsidR="009C3FDB">
        <w:rPr>
          <w:rFonts w:hint="eastAsia"/>
        </w:rPr>
        <w:t>工序</w:t>
      </w:r>
      <w:r w:rsidR="0048524D">
        <w:rPr>
          <w:rFonts w:hint="eastAsia"/>
        </w:rPr>
        <w:t>一中</w:t>
      </w:r>
      <m:oMath>
        <m:r>
          <m:rPr>
            <m:sty m:val="p"/>
          </m:rPr>
          <w:rPr>
            <w:rFonts w:ascii="Cambria Math" w:hAnsi="Cambria Math"/>
          </w:rPr>
          <m:t>∅129</m:t>
        </m:r>
      </m:oMath>
      <w:r w:rsidR="00306CA1">
        <w:rPr>
          <w:rFonts w:hint="eastAsia"/>
        </w:rPr>
        <w:t>外圆车削工步为例</w:t>
      </w:r>
      <w:r w:rsidR="00BC5535">
        <w:rPr>
          <w:rFonts w:hint="eastAsia"/>
        </w:rPr>
        <w:t>对该工步</w:t>
      </w:r>
      <w:r w:rsidR="00374ED5">
        <w:rPr>
          <w:rFonts w:hint="eastAsia"/>
        </w:rPr>
        <w:t>质量特性分布</w:t>
      </w:r>
      <w:r w:rsidR="00BC5535">
        <w:rPr>
          <w:rFonts w:hint="eastAsia"/>
        </w:rPr>
        <w:t>进行了</w:t>
      </w:r>
      <w:r w:rsidR="00114D72">
        <w:rPr>
          <w:rFonts w:hint="eastAsia"/>
        </w:rPr>
        <w:t>分析和</w:t>
      </w:r>
      <w:r w:rsidR="00374ED5">
        <w:rPr>
          <w:rFonts w:hint="eastAsia"/>
        </w:rPr>
        <w:t>研究</w:t>
      </w:r>
      <w:r w:rsidR="00BC5535">
        <w:rPr>
          <w:rFonts w:hint="eastAsia"/>
        </w:rPr>
        <w:t>。</w:t>
      </w:r>
      <w:r w:rsidR="00985500">
        <w:rPr>
          <w:rFonts w:hint="eastAsia"/>
        </w:rPr>
        <w:t>接着根据工艺流程</w:t>
      </w:r>
      <w:r w:rsidR="00E2052F">
        <w:rPr>
          <w:rFonts w:hint="eastAsia"/>
        </w:rPr>
        <w:t>剖析数控机床和机器人选型原则，</w:t>
      </w:r>
      <w:r w:rsidR="00CC1995">
        <w:rPr>
          <w:rFonts w:hint="eastAsia"/>
        </w:rPr>
        <w:t>并以工序一为例进行机床选型。</w:t>
      </w:r>
      <w:r w:rsidR="004C6C16">
        <w:rPr>
          <w:rFonts w:hint="eastAsia"/>
        </w:rPr>
        <w:t>根据加工工艺和设备特征</w:t>
      </w:r>
      <w:r w:rsidR="001F717D">
        <w:rPr>
          <w:rFonts w:hint="eastAsia"/>
        </w:rPr>
        <w:t>设计自动化生产线布局，</w:t>
      </w:r>
      <w:r w:rsidR="00B45B77">
        <w:rPr>
          <w:rFonts w:hint="eastAsia"/>
        </w:rPr>
        <w:t>同时</w:t>
      </w:r>
      <w:r w:rsidR="0069322F">
        <w:rPr>
          <w:rFonts w:hint="eastAsia"/>
        </w:rPr>
        <w:t>剖析车间网络需求，</w:t>
      </w:r>
      <w:r w:rsidR="00E327F9">
        <w:rPr>
          <w:rFonts w:hint="eastAsia"/>
        </w:rPr>
        <w:t>设计出适用于面向</w:t>
      </w:r>
      <w:r w:rsidR="00E327F9" w:rsidRPr="00412F25">
        <w:rPr>
          <w:rFonts w:hint="eastAsia"/>
        </w:rPr>
        <w:t>汽车</w:t>
      </w:r>
      <w:r w:rsidR="00E327F9">
        <w:rPr>
          <w:rFonts w:hint="eastAsia"/>
        </w:rPr>
        <w:t>轮毂单元加工</w:t>
      </w:r>
      <w:r w:rsidR="00E327F9" w:rsidRPr="00412F25">
        <w:rPr>
          <w:rFonts w:hint="eastAsia"/>
        </w:rPr>
        <w:t>自动化生产线</w:t>
      </w:r>
      <w:r w:rsidR="00E327F9">
        <w:rPr>
          <w:rFonts w:hint="eastAsia"/>
        </w:rPr>
        <w:t>的车间网络拓扑图，</w:t>
      </w:r>
      <w:r w:rsidR="00ED2D3E">
        <w:rPr>
          <w:rFonts w:hint="eastAsia"/>
        </w:rPr>
        <w:t>并对网络设备进行理论计算和硬件选型</w:t>
      </w:r>
      <w:r w:rsidR="002871B7">
        <w:rPr>
          <w:rFonts w:hint="eastAsia"/>
        </w:rPr>
        <w:t>。</w:t>
      </w:r>
      <w:r w:rsidR="00BF1696">
        <w:rPr>
          <w:rFonts w:hint="eastAsia"/>
        </w:rPr>
        <w:t>最后</w:t>
      </w:r>
      <w:r w:rsidR="004A2A2E">
        <w:rPr>
          <w:rFonts w:hint="eastAsia"/>
        </w:rPr>
        <w:t>在</w:t>
      </w:r>
      <w:r w:rsidR="00BF1696">
        <w:rPr>
          <w:rFonts w:hint="eastAsia"/>
        </w:rPr>
        <w:t>Redis</w:t>
      </w:r>
      <w:r w:rsidR="00BF1696">
        <w:rPr>
          <w:rFonts w:hint="eastAsia"/>
        </w:rPr>
        <w:t>服务器配置方面</w:t>
      </w:r>
      <w:r w:rsidR="006857BA">
        <w:rPr>
          <w:rFonts w:hint="eastAsia"/>
        </w:rPr>
        <w:t>从</w:t>
      </w:r>
      <w:r w:rsidR="00494A8D">
        <w:rPr>
          <w:rFonts w:hint="eastAsia"/>
        </w:rPr>
        <w:t>服务器拓扑</w:t>
      </w:r>
      <w:r w:rsidR="006857BA">
        <w:rPr>
          <w:rFonts w:hint="eastAsia"/>
        </w:rPr>
        <w:t>结构上</w:t>
      </w:r>
      <w:r w:rsidR="00494A8D">
        <w:rPr>
          <w:rFonts w:hint="eastAsia"/>
        </w:rPr>
        <w:t>进行了分析和理论计算验证，</w:t>
      </w:r>
      <w:r w:rsidR="00610E40">
        <w:rPr>
          <w:rFonts w:hint="eastAsia"/>
        </w:rPr>
        <w:t>给出了服务器硬件选型清单及预算方案。</w:t>
      </w:r>
    </w:p>
    <w:p w14:paraId="4F09DBD6" w14:textId="459760FA" w:rsidR="008F4DB6" w:rsidRPr="00412F25" w:rsidRDefault="008F4DB6" w:rsidP="008F4DB6">
      <w:pPr>
        <w:pStyle w:val="aff1"/>
      </w:pPr>
      <w:r>
        <w:rPr>
          <w:rFonts w:hint="eastAsia"/>
        </w:rPr>
        <w:t>软件设计方面，</w:t>
      </w:r>
      <w:r w:rsidR="00C42208">
        <w:rPr>
          <w:rFonts w:hint="eastAsia"/>
        </w:rPr>
        <w:t>详细分析了</w:t>
      </w:r>
      <w:r w:rsidR="00095918">
        <w:rPr>
          <w:rFonts w:hint="eastAsia"/>
        </w:rPr>
        <w:t>应用软件需求，</w:t>
      </w:r>
      <w:r w:rsidR="00A10F70">
        <w:rPr>
          <w:rFonts w:hint="eastAsia"/>
        </w:rPr>
        <w:t>然后设计出应用软件整体框架和流程图</w:t>
      </w:r>
      <w:r w:rsidR="00E27C2D">
        <w:rPr>
          <w:rFonts w:hint="eastAsia"/>
        </w:rPr>
        <w:t>。</w:t>
      </w:r>
      <w:r w:rsidR="003B7AC6">
        <w:rPr>
          <w:rFonts w:hint="eastAsia"/>
        </w:rPr>
        <w:t>应用软件</w:t>
      </w:r>
      <w:r>
        <w:rPr>
          <w:rFonts w:hint="eastAsia"/>
        </w:rPr>
        <w:t>将数据采集和实时应用</w:t>
      </w:r>
      <w:r w:rsidRPr="00412F25">
        <w:rPr>
          <w:rFonts w:hint="eastAsia"/>
        </w:rPr>
        <w:t>分层，利用高性能</w:t>
      </w:r>
      <w:r w:rsidRPr="00412F25">
        <w:rPr>
          <w:rFonts w:hint="eastAsia"/>
        </w:rPr>
        <w:t>Redis</w:t>
      </w:r>
      <w:r w:rsidR="003F7FE0">
        <w:rPr>
          <w:rFonts w:hint="eastAsia"/>
        </w:rPr>
        <w:t>服务器存储数据，极大</w:t>
      </w:r>
      <w:r w:rsidRPr="00412F25">
        <w:rPr>
          <w:rFonts w:hint="eastAsia"/>
        </w:rPr>
        <w:t>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集群技术，保证车间服务器的高性能和稳定性。集成生产线设备监控、基础数据管理、系统服务管理等功能，实现车间生产可视化。</w:t>
      </w:r>
    </w:p>
    <w:p w14:paraId="39352343" w14:textId="7E690A9B" w:rsidR="00E81CC8" w:rsidRDefault="00E81CC8" w:rsidP="00E81CC8">
      <w:pPr>
        <w:pStyle w:val="2"/>
      </w:pPr>
      <w:bookmarkStart w:id="124" w:name="_Toc479150273"/>
      <w:bookmarkStart w:id="125" w:name="_Toc481489310"/>
      <w:r w:rsidRPr="00E81CC8">
        <w:rPr>
          <w:rFonts w:hint="eastAsia"/>
        </w:rPr>
        <w:t>展望</w:t>
      </w:r>
      <w:bookmarkEnd w:id="124"/>
      <w:bookmarkEnd w:id="125"/>
    </w:p>
    <w:p w14:paraId="1EC8DA0A" w14:textId="0668A4AD" w:rsidR="00FA7CFB" w:rsidRDefault="00DD6A17" w:rsidP="00CA7555">
      <w:pPr>
        <w:pStyle w:val="aff1"/>
      </w:pPr>
      <w:commentRangeStart w:id="126"/>
      <w:r>
        <w:rPr>
          <w:rFonts w:hint="eastAsia"/>
        </w:rPr>
        <w:t>由于一些原因</w:t>
      </w:r>
      <w:commentRangeEnd w:id="126"/>
      <w:r w:rsidR="003F1061">
        <w:rPr>
          <w:rStyle w:val="af8"/>
        </w:rPr>
        <w:commentReference w:id="126"/>
      </w:r>
      <w:r>
        <w:rPr>
          <w:rFonts w:hint="eastAsia"/>
        </w:rPr>
        <w:t>，本文</w:t>
      </w:r>
      <w:del w:id="127" w:author="ZENGJING" w:date="2017-05-02T21:09:00Z">
        <w:r w:rsidDel="003F1061">
          <w:rPr>
            <w:rFonts w:hint="eastAsia"/>
          </w:rPr>
          <w:delText>研究的</w:delText>
        </w:r>
      </w:del>
      <w:ins w:id="128" w:author="ZENGJING" w:date="2017-05-02T21:09:00Z">
        <w:r w:rsidR="003F1061">
          <w:rPr>
            <w:rFonts w:hint="eastAsia"/>
          </w:rPr>
          <w:t>针对</w:t>
        </w:r>
      </w:ins>
      <w:r w:rsidRPr="00445055">
        <w:rPr>
          <w:rFonts w:hint="eastAsia"/>
        </w:rPr>
        <w:t>面向汽车轮毂单元加工自动化生产线</w:t>
      </w:r>
      <w:ins w:id="129" w:author="ZENGJING" w:date="2017-05-02T21:09:00Z">
        <w:r w:rsidR="003F1061">
          <w:rPr>
            <w:rFonts w:hint="eastAsia"/>
          </w:rPr>
          <w:t>的研究</w:t>
        </w:r>
      </w:ins>
      <w:r w:rsidR="006D3812">
        <w:rPr>
          <w:rFonts w:hint="eastAsia"/>
        </w:rPr>
        <w:t>在某些方面还存在不足，</w:t>
      </w:r>
      <w:r w:rsidR="007B21F7">
        <w:rPr>
          <w:rFonts w:hint="eastAsia"/>
        </w:rPr>
        <w:t>需要在后期继续进行研究和探讨：</w:t>
      </w:r>
    </w:p>
    <w:p w14:paraId="6B9BDB0A" w14:textId="7AC9B5B6" w:rsidR="007B21F7" w:rsidRPr="001410EA" w:rsidRDefault="001410EA" w:rsidP="001410EA">
      <w:pPr>
        <w:pStyle w:val="aff1"/>
      </w:pPr>
      <w:r>
        <w:rPr>
          <w:rFonts w:hint="eastAsia"/>
        </w:rPr>
        <w:t>（</w:t>
      </w:r>
      <w:r>
        <w:rPr>
          <w:rFonts w:hint="eastAsia"/>
        </w:rPr>
        <w:t>1</w:t>
      </w:r>
      <w:r>
        <w:rPr>
          <w:rFonts w:hint="eastAsia"/>
        </w:rPr>
        <w:t>）</w:t>
      </w:r>
      <w:r w:rsidR="00445055" w:rsidRPr="001410EA">
        <w:rPr>
          <w:rFonts w:hint="eastAsia"/>
        </w:rPr>
        <w:t>面向汽车轮毂单元加工自动化生产线</w:t>
      </w:r>
      <w:r w:rsidR="00072F98" w:rsidRPr="001410EA">
        <w:rPr>
          <w:rFonts w:hint="eastAsia"/>
        </w:rPr>
        <w:t>机器人</w:t>
      </w:r>
      <w:r w:rsidR="005C2751" w:rsidRPr="001410EA">
        <w:rPr>
          <w:rFonts w:hint="eastAsia"/>
        </w:rPr>
        <w:t>具体</w:t>
      </w:r>
      <w:r w:rsidR="00072F98" w:rsidRPr="001410EA">
        <w:rPr>
          <w:rFonts w:hint="eastAsia"/>
        </w:rPr>
        <w:t>实施方案</w:t>
      </w:r>
      <w:r w:rsidR="005C2751" w:rsidRPr="001410EA">
        <w:rPr>
          <w:rFonts w:hint="eastAsia"/>
        </w:rPr>
        <w:t>研究不够深入，</w:t>
      </w:r>
      <w:r w:rsidR="00A44707" w:rsidRPr="001410EA">
        <w:rPr>
          <w:rFonts w:hint="eastAsia"/>
        </w:rPr>
        <w:t>需要联系机器人</w:t>
      </w:r>
      <w:r w:rsidR="0015718D" w:rsidRPr="001410EA">
        <w:rPr>
          <w:rFonts w:hint="eastAsia"/>
        </w:rPr>
        <w:t>厂家根据生产线特点联合制定</w:t>
      </w:r>
      <w:r w:rsidR="00086B45" w:rsidRPr="001410EA">
        <w:rPr>
          <w:rFonts w:hint="eastAsia"/>
        </w:rPr>
        <w:t>详细的解决方案。</w:t>
      </w:r>
    </w:p>
    <w:p w14:paraId="38DE97D1" w14:textId="4B2F9CFE" w:rsidR="00F41545" w:rsidRPr="001410EA" w:rsidRDefault="001410EA" w:rsidP="001410EA">
      <w:pPr>
        <w:pStyle w:val="aff1"/>
      </w:pPr>
      <w:r>
        <w:rPr>
          <w:rFonts w:hint="eastAsia"/>
        </w:rPr>
        <w:lastRenderedPageBreak/>
        <w:t>（</w:t>
      </w:r>
      <w:r>
        <w:rPr>
          <w:rFonts w:hint="eastAsia"/>
        </w:rPr>
        <w:t>2</w:t>
      </w:r>
      <w:r>
        <w:rPr>
          <w:rFonts w:hint="eastAsia"/>
        </w:rPr>
        <w:t>）</w:t>
      </w:r>
      <w:r w:rsidR="00220BD0" w:rsidRPr="001410EA">
        <w:t>Redis</w:t>
      </w:r>
      <w:r w:rsidR="00220BD0" w:rsidRPr="001410EA">
        <w:t>服务器</w:t>
      </w:r>
      <w:r w:rsidR="006C7390" w:rsidRPr="001410EA">
        <w:rPr>
          <w:rFonts w:hint="eastAsia"/>
        </w:rPr>
        <w:t>热数据存储有集群技术作为保障，</w:t>
      </w:r>
      <w:r w:rsidR="00D843BD" w:rsidRPr="001410EA">
        <w:rPr>
          <w:rFonts w:hint="eastAsia"/>
        </w:rPr>
        <w:t>但热数据</w:t>
      </w:r>
      <w:r w:rsidR="003344E4" w:rsidRPr="001410EA">
        <w:rPr>
          <w:rFonts w:hint="eastAsia"/>
        </w:rPr>
        <w:t>与持久化</w:t>
      </w:r>
      <w:r w:rsidR="00FE0D5E" w:rsidRPr="001410EA">
        <w:rPr>
          <w:rFonts w:hint="eastAsia"/>
        </w:rPr>
        <w:t>存储</w:t>
      </w:r>
      <w:r w:rsidR="00D06C69" w:rsidRPr="001410EA">
        <w:rPr>
          <w:rFonts w:hint="eastAsia"/>
        </w:rPr>
        <w:t>之间的</w:t>
      </w:r>
      <w:r w:rsidR="008235BA" w:rsidRPr="001410EA">
        <w:rPr>
          <w:rFonts w:hint="eastAsia"/>
        </w:rPr>
        <w:t>具体</w:t>
      </w:r>
      <w:r w:rsidR="00D06C69" w:rsidRPr="001410EA">
        <w:rPr>
          <w:rFonts w:hint="eastAsia"/>
        </w:rPr>
        <w:t>技术方案</w:t>
      </w:r>
      <w:r w:rsidR="002B3E5A" w:rsidRPr="001410EA">
        <w:rPr>
          <w:rFonts w:hint="eastAsia"/>
        </w:rPr>
        <w:t>还没有实现</w:t>
      </w:r>
      <w:r w:rsidR="00F76655" w:rsidRPr="001410EA">
        <w:rPr>
          <w:rFonts w:hint="eastAsia"/>
        </w:rPr>
        <w:t>，在后续工作中，将引入分布式存储</w:t>
      </w:r>
      <w:r w:rsidR="007811DD" w:rsidRPr="001410EA">
        <w:rPr>
          <w:rFonts w:hint="eastAsia"/>
        </w:rPr>
        <w:t>技术</w:t>
      </w:r>
      <w:r w:rsidR="00917E68" w:rsidRPr="001410EA">
        <w:rPr>
          <w:rFonts w:hint="eastAsia"/>
        </w:rPr>
        <w:t>持久化存储过期热数据，</w:t>
      </w:r>
      <w:r w:rsidR="00EB7DED" w:rsidRPr="001410EA">
        <w:rPr>
          <w:rFonts w:hint="eastAsia"/>
        </w:rPr>
        <w:t>以此延长车间数据存活周期。</w:t>
      </w:r>
    </w:p>
    <w:p w14:paraId="3B636EDC" w14:textId="3FB1E85D" w:rsidR="004357CF" w:rsidRPr="001410EA" w:rsidRDefault="001410EA" w:rsidP="001410EA">
      <w:pPr>
        <w:pStyle w:val="aff1"/>
      </w:pPr>
      <w:r>
        <w:rPr>
          <w:rFonts w:hint="eastAsia"/>
        </w:rPr>
        <w:t>（</w:t>
      </w:r>
      <w:r>
        <w:rPr>
          <w:rFonts w:hint="eastAsia"/>
        </w:rPr>
        <w:t>3</w:t>
      </w:r>
      <w:r>
        <w:rPr>
          <w:rFonts w:hint="eastAsia"/>
        </w:rPr>
        <w:t>）</w:t>
      </w:r>
      <w:r w:rsidR="00585491" w:rsidRPr="001410EA">
        <w:rPr>
          <w:rFonts w:hint="eastAsia"/>
        </w:rPr>
        <w:t>应用软件</w:t>
      </w:r>
      <w:r w:rsidR="00057087" w:rsidRPr="001410EA">
        <w:rPr>
          <w:rFonts w:hint="eastAsia"/>
        </w:rPr>
        <w:t>还未在生产线上进行实地测试，</w:t>
      </w:r>
      <w:r w:rsidR="00BC0A8F" w:rsidRPr="001410EA">
        <w:rPr>
          <w:rFonts w:hint="eastAsia"/>
        </w:rPr>
        <w:t>待生产线完全组建成功，具备测试条件时</w:t>
      </w:r>
      <w:r w:rsidR="000B0FD0" w:rsidRPr="001410EA">
        <w:rPr>
          <w:rFonts w:hint="eastAsia"/>
        </w:rPr>
        <w:t>将</w:t>
      </w:r>
      <w:r w:rsidR="00995C21" w:rsidRPr="001410EA">
        <w:rPr>
          <w:rFonts w:hint="eastAsia"/>
        </w:rPr>
        <w:t>实地测试软件性能。</w:t>
      </w:r>
    </w:p>
    <w:p w14:paraId="36F3E4FB" w14:textId="3BB8989D" w:rsidR="00A9542C" w:rsidRDefault="00082BF2" w:rsidP="00085A90">
      <w:pPr>
        <w:pStyle w:val="10"/>
        <w:numPr>
          <w:ilvl w:val="0"/>
          <w:numId w:val="0"/>
        </w:numPr>
        <w:ind w:left="432"/>
      </w:pPr>
      <w:bookmarkStart w:id="130" w:name="_Toc481489312"/>
      <w:r>
        <w:rPr>
          <w:rFonts w:hint="eastAsia"/>
        </w:rPr>
        <w:lastRenderedPageBreak/>
        <w:t>参考文献</w:t>
      </w:r>
      <w:bookmarkEnd w:id="130"/>
    </w:p>
    <w:p w14:paraId="5CDBCB6F" w14:textId="77777777" w:rsidR="001B7424" w:rsidRDefault="001B7424" w:rsidP="001B742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131" w:name="_neb8EB43156_770F_496A_B7CB_AB3CF7D0A528"/>
      <w:r>
        <w:rPr>
          <w:rFonts w:ascii="宋体" w:cs="宋体" w:hint="eastAsia"/>
          <w:color w:val="000000"/>
          <w:kern w:val="0"/>
          <w:sz w:val="20"/>
          <w:szCs w:val="20"/>
        </w:rPr>
        <w:t>陈波</w:t>
      </w:r>
      <w:r>
        <w:rPr>
          <w:color w:val="000000"/>
          <w:kern w:val="0"/>
          <w:sz w:val="20"/>
          <w:szCs w:val="20"/>
        </w:rPr>
        <w:t xml:space="preserve">. </w:t>
      </w:r>
      <w:r>
        <w:rPr>
          <w:rFonts w:ascii="宋体" w:cs="宋体" w:hint="eastAsia"/>
          <w:color w:val="000000"/>
          <w:kern w:val="0"/>
          <w:sz w:val="20"/>
          <w:szCs w:val="20"/>
        </w:rPr>
        <w:t>我国汽车行业营销趋势研究</w:t>
      </w:r>
      <w:r>
        <w:rPr>
          <w:color w:val="000000"/>
          <w:kern w:val="0"/>
          <w:sz w:val="20"/>
          <w:szCs w:val="20"/>
        </w:rPr>
        <w:t xml:space="preserve">. </w:t>
      </w:r>
      <w:r>
        <w:rPr>
          <w:rFonts w:ascii="宋体" w:cs="宋体" w:hint="eastAsia"/>
          <w:color w:val="000000"/>
          <w:kern w:val="0"/>
          <w:sz w:val="20"/>
          <w:szCs w:val="20"/>
        </w:rPr>
        <w:t>企业经济</w:t>
      </w:r>
      <w:r>
        <w:rPr>
          <w:color w:val="000000"/>
          <w:kern w:val="0"/>
          <w:sz w:val="20"/>
          <w:szCs w:val="20"/>
        </w:rPr>
        <w:t>. 2012, (06): 90-93.</w:t>
      </w:r>
      <w:bookmarkEnd w:id="131"/>
    </w:p>
    <w:p w14:paraId="77184D5E" w14:textId="77777777" w:rsidR="001B7424" w:rsidRDefault="001B7424" w:rsidP="001B742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132" w:name="_nebA2444E7F_03FB_429B_9BDC_0A7BB5891E77"/>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132"/>
    </w:p>
    <w:p w14:paraId="7A5D0C80" w14:textId="77777777" w:rsidR="001B7424" w:rsidRDefault="001B7424" w:rsidP="001B7424">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王博</w:t>
      </w:r>
      <w:r>
        <w:rPr>
          <w:color w:val="000000"/>
          <w:kern w:val="0"/>
          <w:sz w:val="20"/>
          <w:szCs w:val="20"/>
        </w:rPr>
        <w:t xml:space="preserve">. </w:t>
      </w:r>
      <w:r>
        <w:rPr>
          <w:rFonts w:ascii="宋体" w:cs="宋体" w:hint="eastAsia"/>
          <w:color w:val="000000"/>
          <w:kern w:val="0"/>
          <w:sz w:val="20"/>
          <w:szCs w:val="20"/>
        </w:rPr>
        <w:t>中国机械制造行业现状分析及未来发展方向</w:t>
      </w:r>
      <w:r>
        <w:rPr>
          <w:color w:val="000000"/>
          <w:kern w:val="0"/>
          <w:sz w:val="20"/>
          <w:szCs w:val="20"/>
        </w:rPr>
        <w:t xml:space="preserve">. </w:t>
      </w:r>
      <w:r>
        <w:rPr>
          <w:rFonts w:ascii="宋体" w:cs="宋体" w:hint="eastAsia"/>
          <w:color w:val="000000"/>
          <w:kern w:val="0"/>
          <w:sz w:val="20"/>
          <w:szCs w:val="20"/>
        </w:rPr>
        <w:t>企业技术开发</w:t>
      </w:r>
      <w:r>
        <w:rPr>
          <w:color w:val="000000"/>
          <w:kern w:val="0"/>
          <w:sz w:val="20"/>
          <w:szCs w:val="20"/>
        </w:rPr>
        <w:t>. 2013, (21): 9-10.</w:t>
      </w:r>
    </w:p>
    <w:p w14:paraId="5EB5865B" w14:textId="77777777" w:rsidR="001B7424" w:rsidRDefault="001B7424" w:rsidP="001B7424">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张根保</w:t>
      </w:r>
      <w:r>
        <w:rPr>
          <w:color w:val="000000"/>
          <w:kern w:val="0"/>
          <w:sz w:val="20"/>
          <w:szCs w:val="20"/>
        </w:rPr>
        <w:t xml:space="preserve">, </w:t>
      </w:r>
      <w:r>
        <w:rPr>
          <w:rFonts w:ascii="宋体" w:cs="宋体" w:hint="eastAsia"/>
          <w:color w:val="000000"/>
          <w:kern w:val="0"/>
          <w:sz w:val="20"/>
          <w:szCs w:val="20"/>
        </w:rPr>
        <w:t>柳剑</w:t>
      </w:r>
      <w:r>
        <w:rPr>
          <w:color w:val="000000"/>
          <w:kern w:val="0"/>
          <w:sz w:val="20"/>
          <w:szCs w:val="20"/>
        </w:rPr>
        <w:t xml:space="preserve">. </w:t>
      </w:r>
      <w:r>
        <w:rPr>
          <w:rFonts w:ascii="宋体" w:cs="宋体" w:hint="eastAsia"/>
          <w:color w:val="000000"/>
          <w:kern w:val="0"/>
          <w:sz w:val="20"/>
          <w:szCs w:val="20"/>
        </w:rPr>
        <w:t>提高国产数控机床可靠性的若干关键问题</w:t>
      </w:r>
      <w:r>
        <w:rPr>
          <w:color w:val="000000"/>
          <w:kern w:val="0"/>
          <w:sz w:val="20"/>
          <w:szCs w:val="20"/>
        </w:rPr>
        <w:t xml:space="preserve">. </w:t>
      </w:r>
      <w:r>
        <w:rPr>
          <w:rFonts w:ascii="宋体" w:cs="宋体" w:hint="eastAsia"/>
          <w:color w:val="000000"/>
          <w:kern w:val="0"/>
          <w:sz w:val="20"/>
          <w:szCs w:val="20"/>
        </w:rPr>
        <w:t>世界制造技术与装备市场</w:t>
      </w:r>
      <w:r>
        <w:rPr>
          <w:color w:val="000000"/>
          <w:kern w:val="0"/>
          <w:sz w:val="20"/>
          <w:szCs w:val="20"/>
        </w:rPr>
        <w:t>. 2014, (01): 85-89.</w:t>
      </w:r>
    </w:p>
    <w:p w14:paraId="74F034A3" w14:textId="77777777" w:rsidR="001B7424" w:rsidRDefault="001B7424" w:rsidP="001B742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133" w:name="_neb2CA6B5B5_01CA_4B59_A3F4_865FE7809F4D"/>
      <w:r>
        <w:rPr>
          <w:rFonts w:ascii="宋体" w:cs="宋体" w:hint="eastAsia"/>
          <w:color w:val="000000"/>
          <w:kern w:val="0"/>
          <w:sz w:val="20"/>
          <w:szCs w:val="20"/>
        </w:rPr>
        <w:t>赵万华</w:t>
      </w:r>
      <w:r>
        <w:rPr>
          <w:color w:val="000000"/>
          <w:kern w:val="0"/>
          <w:sz w:val="20"/>
          <w:szCs w:val="20"/>
        </w:rPr>
        <w:t xml:space="preserve">, </w:t>
      </w:r>
      <w:r>
        <w:rPr>
          <w:rFonts w:ascii="宋体" w:cs="宋体" w:hint="eastAsia"/>
          <w:color w:val="000000"/>
          <w:kern w:val="0"/>
          <w:sz w:val="20"/>
          <w:szCs w:val="20"/>
        </w:rPr>
        <w:t>张俊</w:t>
      </w:r>
      <w:r>
        <w:rPr>
          <w:color w:val="000000"/>
          <w:kern w:val="0"/>
          <w:sz w:val="20"/>
          <w:szCs w:val="20"/>
        </w:rPr>
        <w:t xml:space="preserve">, </w:t>
      </w:r>
      <w:r>
        <w:rPr>
          <w:rFonts w:ascii="宋体" w:cs="宋体" w:hint="eastAsia"/>
          <w:color w:val="000000"/>
          <w:kern w:val="0"/>
          <w:sz w:val="20"/>
          <w:szCs w:val="20"/>
        </w:rPr>
        <w:t>刘辉</w:t>
      </w:r>
      <w:r>
        <w:rPr>
          <w:color w:val="000000"/>
          <w:kern w:val="0"/>
          <w:sz w:val="20"/>
          <w:szCs w:val="20"/>
        </w:rPr>
        <w:t xml:space="preserve">, </w:t>
      </w:r>
      <w:r>
        <w:rPr>
          <w:rFonts w:ascii="宋体" w:cs="宋体" w:hint="eastAsia"/>
          <w:color w:val="000000"/>
          <w:kern w:val="0"/>
          <w:sz w:val="20"/>
          <w:szCs w:val="20"/>
        </w:rPr>
        <w:t>杨晓君</w:t>
      </w:r>
      <w:r>
        <w:rPr>
          <w:color w:val="000000"/>
          <w:kern w:val="0"/>
          <w:sz w:val="20"/>
          <w:szCs w:val="20"/>
        </w:rPr>
        <w:t xml:space="preserve">. </w:t>
      </w:r>
      <w:r>
        <w:rPr>
          <w:rFonts w:ascii="宋体" w:cs="宋体" w:hint="eastAsia"/>
          <w:color w:val="000000"/>
          <w:kern w:val="0"/>
          <w:sz w:val="20"/>
          <w:szCs w:val="20"/>
        </w:rPr>
        <w:t>数控机床精度评价新方法</w:t>
      </w:r>
      <w:r>
        <w:rPr>
          <w:color w:val="000000"/>
          <w:kern w:val="0"/>
          <w:sz w:val="20"/>
          <w:szCs w:val="20"/>
        </w:rPr>
        <w:t xml:space="preserve">. </w:t>
      </w:r>
      <w:r>
        <w:rPr>
          <w:rFonts w:ascii="宋体" w:cs="宋体" w:hint="eastAsia"/>
          <w:color w:val="000000"/>
          <w:kern w:val="0"/>
          <w:sz w:val="20"/>
          <w:szCs w:val="20"/>
        </w:rPr>
        <w:t>中国工程科学</w:t>
      </w:r>
      <w:r>
        <w:rPr>
          <w:color w:val="000000"/>
          <w:kern w:val="0"/>
          <w:sz w:val="20"/>
          <w:szCs w:val="20"/>
        </w:rPr>
        <w:t>. 2013, (01): 93-98.</w:t>
      </w:r>
      <w:bookmarkEnd w:id="133"/>
    </w:p>
    <w:p w14:paraId="3E203A6A" w14:textId="77777777" w:rsidR="001B7424" w:rsidRDefault="001B7424" w:rsidP="001B742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134" w:name="_nebFD16E90A_E97C_407C_B688_1A8634CD71C2"/>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134"/>
    </w:p>
    <w:p w14:paraId="756DCF3E" w14:textId="77777777" w:rsidR="001B7424" w:rsidRDefault="001B7424" w:rsidP="001B7424">
      <w:pPr>
        <w:autoSpaceDE w:val="0"/>
        <w:autoSpaceDN w:val="0"/>
        <w:adjustRightInd w:val="0"/>
        <w:rPr>
          <w:kern w:val="0"/>
          <w:sz w:val="24"/>
        </w:rPr>
      </w:pPr>
      <w:r>
        <w:rPr>
          <w:color w:val="000000"/>
          <w:kern w:val="0"/>
          <w:sz w:val="20"/>
          <w:szCs w:val="20"/>
        </w:rPr>
        <w:t xml:space="preserve"> [7]</w:t>
      </w:r>
      <w:r>
        <w:rPr>
          <w:color w:val="000000"/>
          <w:kern w:val="0"/>
          <w:sz w:val="20"/>
          <w:szCs w:val="20"/>
        </w:rPr>
        <w:tab/>
      </w:r>
      <w:r>
        <w:rPr>
          <w:rFonts w:ascii="宋体" w:cs="宋体" w:hint="eastAsia"/>
          <w:color w:val="000000"/>
          <w:kern w:val="0"/>
          <w:sz w:val="20"/>
          <w:szCs w:val="20"/>
        </w:rPr>
        <w:t>四大技术成未来机床发展方向</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2013, (23): 52.</w:t>
      </w:r>
    </w:p>
    <w:p w14:paraId="10B47C75" w14:textId="77777777" w:rsidR="001B7424" w:rsidRDefault="001B7424" w:rsidP="001B742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135" w:name="_nebAC0DA68F_5C0A_4FB6_93F4_F8FB428816BF"/>
      <w:r>
        <w:rPr>
          <w:rFonts w:ascii="宋体" w:cs="宋体" w:hint="eastAsia"/>
          <w:color w:val="000000"/>
          <w:kern w:val="0"/>
          <w:sz w:val="20"/>
          <w:szCs w:val="20"/>
        </w:rPr>
        <w:t>陈永方</w:t>
      </w:r>
      <w:r>
        <w:rPr>
          <w:color w:val="000000"/>
          <w:kern w:val="0"/>
          <w:sz w:val="20"/>
          <w:szCs w:val="20"/>
        </w:rPr>
        <w:t xml:space="preserve">, </w:t>
      </w:r>
      <w:r>
        <w:rPr>
          <w:rFonts w:ascii="宋体" w:cs="宋体" w:hint="eastAsia"/>
          <w:color w:val="000000"/>
          <w:kern w:val="0"/>
          <w:sz w:val="20"/>
          <w:szCs w:val="20"/>
        </w:rPr>
        <w:t>陈明</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广西轻工业</w:t>
      </w:r>
      <w:r>
        <w:rPr>
          <w:color w:val="000000"/>
          <w:kern w:val="0"/>
          <w:sz w:val="20"/>
          <w:szCs w:val="20"/>
        </w:rPr>
        <w:t>. 2011, (01): 57-61.</w:t>
      </w:r>
      <w:bookmarkEnd w:id="135"/>
    </w:p>
    <w:p w14:paraId="77173C96" w14:textId="77777777" w:rsidR="001B7424" w:rsidRDefault="001B7424" w:rsidP="001B7424">
      <w:pPr>
        <w:autoSpaceDE w:val="0"/>
        <w:autoSpaceDN w:val="0"/>
        <w:adjustRightInd w:val="0"/>
        <w:rPr>
          <w:kern w:val="0"/>
          <w:sz w:val="24"/>
        </w:rPr>
      </w:pPr>
      <w:r>
        <w:rPr>
          <w:color w:val="000000"/>
          <w:kern w:val="0"/>
          <w:sz w:val="20"/>
          <w:szCs w:val="20"/>
        </w:rPr>
        <w:t xml:space="preserve"> [9]</w:t>
      </w:r>
      <w:r>
        <w:rPr>
          <w:color w:val="000000"/>
          <w:kern w:val="0"/>
          <w:sz w:val="20"/>
          <w:szCs w:val="20"/>
        </w:rPr>
        <w:tab/>
      </w:r>
      <w:r>
        <w:rPr>
          <w:rFonts w:ascii="宋体" w:cs="宋体" w:hint="eastAsia"/>
          <w:color w:val="000000"/>
          <w:kern w:val="0"/>
          <w:sz w:val="20"/>
          <w:szCs w:val="20"/>
        </w:rPr>
        <w:t>高雪莲</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现代工业经济和信息化</w:t>
      </w:r>
      <w:r>
        <w:rPr>
          <w:color w:val="000000"/>
          <w:kern w:val="0"/>
          <w:sz w:val="20"/>
          <w:szCs w:val="20"/>
        </w:rPr>
        <w:t>. 2016, (08): 64-65.</w:t>
      </w:r>
    </w:p>
    <w:p w14:paraId="517C4D83" w14:textId="77777777" w:rsidR="001B7424" w:rsidRDefault="001B7424" w:rsidP="001B7424">
      <w:pPr>
        <w:autoSpaceDE w:val="0"/>
        <w:autoSpaceDN w:val="0"/>
        <w:adjustRightInd w:val="0"/>
        <w:rPr>
          <w:kern w:val="0"/>
          <w:sz w:val="24"/>
        </w:rPr>
      </w:pPr>
      <w:r>
        <w:rPr>
          <w:color w:val="000000"/>
          <w:kern w:val="0"/>
          <w:sz w:val="20"/>
          <w:szCs w:val="20"/>
        </w:rPr>
        <w:t>[10]</w:t>
      </w:r>
      <w:r>
        <w:rPr>
          <w:color w:val="000000"/>
          <w:kern w:val="0"/>
          <w:sz w:val="20"/>
          <w:szCs w:val="20"/>
        </w:rPr>
        <w:tab/>
      </w:r>
      <w:bookmarkStart w:id="136" w:name="_nebDFCA1801_CBBE_489F_8625_634934F35BB8"/>
      <w:r>
        <w:rPr>
          <w:rFonts w:ascii="宋体" w:cs="宋体" w:hint="eastAsia"/>
          <w:color w:val="000000"/>
          <w:kern w:val="0"/>
          <w:sz w:val="20"/>
          <w:szCs w:val="20"/>
        </w:rPr>
        <w:t>叶寒</w:t>
      </w:r>
      <w:r>
        <w:rPr>
          <w:color w:val="000000"/>
          <w:kern w:val="0"/>
          <w:sz w:val="20"/>
          <w:szCs w:val="20"/>
        </w:rPr>
        <w:t xml:space="preserve">, </w:t>
      </w:r>
      <w:r>
        <w:rPr>
          <w:rFonts w:ascii="宋体" w:cs="宋体" w:hint="eastAsia"/>
          <w:color w:val="000000"/>
          <w:kern w:val="0"/>
          <w:sz w:val="20"/>
          <w:szCs w:val="20"/>
        </w:rPr>
        <w:t>付望</w:t>
      </w:r>
      <w:r>
        <w:rPr>
          <w:color w:val="000000"/>
          <w:kern w:val="0"/>
          <w:sz w:val="20"/>
          <w:szCs w:val="20"/>
        </w:rPr>
        <w:t xml:space="preserve">, </w:t>
      </w:r>
      <w:r>
        <w:rPr>
          <w:rFonts w:ascii="宋体" w:cs="宋体" w:hint="eastAsia"/>
          <w:color w:val="000000"/>
          <w:kern w:val="0"/>
          <w:sz w:val="20"/>
          <w:szCs w:val="20"/>
        </w:rPr>
        <w:t>张军</w:t>
      </w:r>
      <w:r>
        <w:rPr>
          <w:color w:val="000000"/>
          <w:kern w:val="0"/>
          <w:sz w:val="20"/>
          <w:szCs w:val="20"/>
        </w:rPr>
        <w:t xml:space="preserve">, </w:t>
      </w:r>
      <w:r>
        <w:rPr>
          <w:rFonts w:ascii="宋体" w:cs="宋体" w:hint="eastAsia"/>
          <w:color w:val="000000"/>
          <w:kern w:val="0"/>
          <w:sz w:val="20"/>
          <w:szCs w:val="20"/>
        </w:rPr>
        <w:t>刘华</w:t>
      </w:r>
      <w:r>
        <w:rPr>
          <w:color w:val="000000"/>
          <w:kern w:val="0"/>
          <w:sz w:val="20"/>
          <w:szCs w:val="20"/>
        </w:rPr>
        <w:t xml:space="preserve">, et al. </w:t>
      </w:r>
      <w:r>
        <w:rPr>
          <w:rFonts w:ascii="宋体" w:cs="宋体" w:hint="eastAsia"/>
          <w:color w:val="000000"/>
          <w:kern w:val="0"/>
          <w:sz w:val="20"/>
          <w:szCs w:val="20"/>
        </w:rPr>
        <w:t>制动器壳体类零件的自动化生产线设计</w:t>
      </w:r>
      <w:r>
        <w:rPr>
          <w:color w:val="000000"/>
          <w:kern w:val="0"/>
          <w:sz w:val="20"/>
          <w:szCs w:val="20"/>
        </w:rPr>
        <w:t xml:space="preserve">. </w:t>
      </w:r>
      <w:r>
        <w:rPr>
          <w:rFonts w:ascii="宋体" w:cs="宋体" w:hint="eastAsia"/>
          <w:color w:val="000000"/>
          <w:kern w:val="0"/>
          <w:sz w:val="20"/>
          <w:szCs w:val="20"/>
        </w:rPr>
        <w:t>组合机床与自动化加工技术</w:t>
      </w:r>
      <w:r>
        <w:rPr>
          <w:color w:val="000000"/>
          <w:kern w:val="0"/>
          <w:sz w:val="20"/>
          <w:szCs w:val="20"/>
        </w:rPr>
        <w:t>. 2016, (03): 115-119.</w:t>
      </w:r>
      <w:bookmarkEnd w:id="136"/>
    </w:p>
    <w:p w14:paraId="28B680B8" w14:textId="77777777" w:rsidR="001B7424" w:rsidRDefault="001B7424" w:rsidP="001B7424">
      <w:pPr>
        <w:autoSpaceDE w:val="0"/>
        <w:autoSpaceDN w:val="0"/>
        <w:adjustRightInd w:val="0"/>
        <w:rPr>
          <w:kern w:val="0"/>
          <w:sz w:val="24"/>
        </w:rPr>
      </w:pPr>
      <w:r>
        <w:rPr>
          <w:color w:val="000000"/>
          <w:kern w:val="0"/>
          <w:sz w:val="20"/>
          <w:szCs w:val="20"/>
        </w:rPr>
        <w:t>[11]</w:t>
      </w:r>
      <w:r>
        <w:rPr>
          <w:color w:val="000000"/>
          <w:kern w:val="0"/>
          <w:sz w:val="20"/>
          <w:szCs w:val="20"/>
        </w:rPr>
        <w:tab/>
      </w:r>
      <w:r>
        <w:rPr>
          <w:rFonts w:ascii="宋体" w:cs="宋体" w:hint="eastAsia"/>
          <w:color w:val="000000"/>
          <w:kern w:val="0"/>
          <w:sz w:val="20"/>
          <w:szCs w:val="20"/>
        </w:rPr>
        <w:t>陈揆能</w:t>
      </w:r>
      <w:r>
        <w:rPr>
          <w:color w:val="000000"/>
          <w:kern w:val="0"/>
          <w:sz w:val="20"/>
          <w:szCs w:val="20"/>
        </w:rPr>
        <w:t xml:space="preserve">. </w:t>
      </w:r>
      <w:r>
        <w:rPr>
          <w:rFonts w:ascii="宋体" w:cs="宋体" w:hint="eastAsia"/>
          <w:color w:val="000000"/>
          <w:kern w:val="0"/>
          <w:sz w:val="20"/>
          <w:szCs w:val="20"/>
        </w:rPr>
        <w:t>空调装配自动化生产线工艺研究及系统设计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广东工业大学</w:t>
      </w:r>
      <w:r>
        <w:rPr>
          <w:color w:val="000000"/>
          <w:kern w:val="0"/>
          <w:sz w:val="20"/>
          <w:szCs w:val="20"/>
        </w:rPr>
        <w:t>, 2015.</w:t>
      </w:r>
    </w:p>
    <w:p w14:paraId="7C74DC6C" w14:textId="77777777" w:rsidR="001B7424" w:rsidRDefault="001B7424" w:rsidP="001B7424">
      <w:pPr>
        <w:autoSpaceDE w:val="0"/>
        <w:autoSpaceDN w:val="0"/>
        <w:adjustRightInd w:val="0"/>
        <w:rPr>
          <w:kern w:val="0"/>
          <w:sz w:val="24"/>
        </w:rPr>
      </w:pPr>
      <w:r>
        <w:rPr>
          <w:color w:val="000000"/>
          <w:kern w:val="0"/>
          <w:sz w:val="20"/>
          <w:szCs w:val="20"/>
        </w:rPr>
        <w:t>[12]</w:t>
      </w:r>
      <w:r>
        <w:rPr>
          <w:color w:val="000000"/>
          <w:kern w:val="0"/>
          <w:sz w:val="20"/>
          <w:szCs w:val="20"/>
        </w:rPr>
        <w:tab/>
      </w:r>
      <w:bookmarkStart w:id="137" w:name="_nebFEAD6302_0522_40F5_8844_5B990446A434"/>
      <w:r>
        <w:rPr>
          <w:rFonts w:ascii="宋体" w:cs="宋体" w:hint="eastAsia"/>
          <w:color w:val="000000"/>
          <w:kern w:val="0"/>
          <w:sz w:val="20"/>
          <w:szCs w:val="20"/>
        </w:rPr>
        <w:t>陈小军</w:t>
      </w:r>
      <w:r>
        <w:rPr>
          <w:color w:val="000000"/>
          <w:kern w:val="0"/>
          <w:sz w:val="20"/>
          <w:szCs w:val="20"/>
        </w:rPr>
        <w:t xml:space="preserve">, </w:t>
      </w:r>
      <w:r>
        <w:rPr>
          <w:rFonts w:ascii="宋体" w:cs="宋体" w:hint="eastAsia"/>
          <w:color w:val="000000"/>
          <w:kern w:val="0"/>
          <w:sz w:val="20"/>
          <w:szCs w:val="20"/>
        </w:rPr>
        <w:t>王芳</w:t>
      </w:r>
      <w:r>
        <w:rPr>
          <w:color w:val="000000"/>
          <w:kern w:val="0"/>
          <w:sz w:val="20"/>
          <w:szCs w:val="20"/>
        </w:rPr>
        <w:t xml:space="preserve">, </w:t>
      </w:r>
      <w:r>
        <w:rPr>
          <w:rFonts w:ascii="宋体" w:cs="宋体" w:hint="eastAsia"/>
          <w:color w:val="000000"/>
          <w:kern w:val="0"/>
          <w:sz w:val="20"/>
          <w:szCs w:val="20"/>
        </w:rPr>
        <w:t>谢达城</w:t>
      </w:r>
      <w:r>
        <w:rPr>
          <w:color w:val="000000"/>
          <w:kern w:val="0"/>
          <w:sz w:val="20"/>
          <w:szCs w:val="20"/>
        </w:rPr>
        <w:t xml:space="preserve">. </w:t>
      </w:r>
      <w:r>
        <w:rPr>
          <w:rFonts w:ascii="宋体" w:cs="宋体" w:hint="eastAsia"/>
          <w:color w:val="000000"/>
          <w:kern w:val="0"/>
          <w:sz w:val="20"/>
          <w:szCs w:val="20"/>
        </w:rPr>
        <w:t>槟榔包装的自动化生产线设计</w:t>
      </w:r>
      <w:r>
        <w:rPr>
          <w:color w:val="000000"/>
          <w:kern w:val="0"/>
          <w:sz w:val="20"/>
          <w:szCs w:val="20"/>
        </w:rPr>
        <w:t xml:space="preserve">. </w:t>
      </w:r>
      <w:r>
        <w:rPr>
          <w:rFonts w:ascii="宋体" w:cs="宋体" w:hint="eastAsia"/>
          <w:color w:val="000000"/>
          <w:kern w:val="0"/>
          <w:sz w:val="20"/>
          <w:szCs w:val="20"/>
        </w:rPr>
        <w:t>包装与食品机械</w:t>
      </w:r>
      <w:r>
        <w:rPr>
          <w:color w:val="000000"/>
          <w:kern w:val="0"/>
          <w:sz w:val="20"/>
          <w:szCs w:val="20"/>
        </w:rPr>
        <w:t>. 2014, (05): 40-44.</w:t>
      </w:r>
      <w:bookmarkEnd w:id="137"/>
    </w:p>
    <w:p w14:paraId="2A390350" w14:textId="77777777" w:rsidR="001B7424" w:rsidRDefault="001B7424" w:rsidP="001B7424">
      <w:pPr>
        <w:autoSpaceDE w:val="0"/>
        <w:autoSpaceDN w:val="0"/>
        <w:adjustRightInd w:val="0"/>
        <w:rPr>
          <w:kern w:val="0"/>
          <w:sz w:val="24"/>
        </w:rPr>
      </w:pPr>
      <w:r>
        <w:rPr>
          <w:color w:val="000000"/>
          <w:kern w:val="0"/>
          <w:sz w:val="20"/>
          <w:szCs w:val="20"/>
        </w:rPr>
        <w:t>[13]</w:t>
      </w:r>
      <w:r>
        <w:rPr>
          <w:color w:val="000000"/>
          <w:kern w:val="0"/>
          <w:sz w:val="20"/>
          <w:szCs w:val="20"/>
        </w:rPr>
        <w:tab/>
        <w:t>Zhu, X. L., Cao, J. B., Yu, Y., Hui, A. F., et al. Study on Automatic Production Line for Coating Shell Making of Refined Casting Mould. Advanced Materials Research.: Trans Tech Publ, vol. 305, 2011. 269-273.</w:t>
      </w:r>
    </w:p>
    <w:p w14:paraId="6840D313" w14:textId="77777777" w:rsidR="001B7424" w:rsidRDefault="001B7424" w:rsidP="001B7424">
      <w:pPr>
        <w:autoSpaceDE w:val="0"/>
        <w:autoSpaceDN w:val="0"/>
        <w:adjustRightInd w:val="0"/>
        <w:rPr>
          <w:kern w:val="0"/>
          <w:sz w:val="24"/>
        </w:rPr>
      </w:pPr>
      <w:r>
        <w:rPr>
          <w:color w:val="000000"/>
          <w:kern w:val="0"/>
          <w:sz w:val="20"/>
          <w:szCs w:val="20"/>
        </w:rPr>
        <w:t>[14]</w:t>
      </w:r>
      <w:r>
        <w:rPr>
          <w:color w:val="000000"/>
          <w:kern w:val="0"/>
          <w:sz w:val="20"/>
          <w:szCs w:val="20"/>
        </w:rPr>
        <w:tab/>
      </w:r>
      <w:r>
        <w:rPr>
          <w:rFonts w:ascii="宋体" w:cs="宋体" w:hint="eastAsia"/>
          <w:color w:val="000000"/>
          <w:kern w:val="0"/>
          <w:sz w:val="20"/>
          <w:szCs w:val="20"/>
        </w:rPr>
        <w:t>高级轮毂单元</w:t>
      </w:r>
      <w:r>
        <w:rPr>
          <w:color w:val="000000"/>
          <w:kern w:val="0"/>
          <w:sz w:val="20"/>
          <w:szCs w:val="20"/>
        </w:rPr>
        <w:t>(</w:t>
      </w:r>
      <w:r>
        <w:rPr>
          <w:rFonts w:ascii="宋体" w:cs="宋体" w:hint="eastAsia"/>
          <w:color w:val="000000"/>
          <w:kern w:val="0"/>
          <w:sz w:val="20"/>
          <w:szCs w:val="20"/>
        </w:rPr>
        <w:t>一</w:t>
      </w:r>
      <w:r>
        <w:rPr>
          <w:color w:val="000000"/>
          <w:kern w:val="0"/>
          <w:sz w:val="20"/>
          <w:szCs w:val="20"/>
        </w:rPr>
        <w:t xml:space="preserve">). </w:t>
      </w:r>
      <w:r>
        <w:rPr>
          <w:rFonts w:ascii="宋体" w:cs="宋体" w:hint="eastAsia"/>
          <w:color w:val="000000"/>
          <w:kern w:val="0"/>
          <w:sz w:val="20"/>
          <w:szCs w:val="20"/>
        </w:rPr>
        <w:t>汽车与配件</w:t>
      </w:r>
      <w:r>
        <w:rPr>
          <w:color w:val="000000"/>
          <w:kern w:val="0"/>
          <w:sz w:val="20"/>
          <w:szCs w:val="20"/>
        </w:rPr>
        <w:t>. 2014, (16): 54-57.</w:t>
      </w:r>
    </w:p>
    <w:p w14:paraId="19EE76E4" w14:textId="77777777" w:rsidR="001B7424" w:rsidRDefault="001B7424" w:rsidP="001B7424">
      <w:pPr>
        <w:autoSpaceDE w:val="0"/>
        <w:autoSpaceDN w:val="0"/>
        <w:adjustRightInd w:val="0"/>
        <w:rPr>
          <w:kern w:val="0"/>
          <w:sz w:val="24"/>
        </w:rPr>
      </w:pPr>
      <w:r>
        <w:rPr>
          <w:color w:val="000000"/>
          <w:kern w:val="0"/>
          <w:sz w:val="20"/>
          <w:szCs w:val="20"/>
        </w:rPr>
        <w:t>[15]</w:t>
      </w:r>
      <w:r>
        <w:rPr>
          <w:color w:val="000000"/>
          <w:kern w:val="0"/>
          <w:sz w:val="20"/>
          <w:szCs w:val="20"/>
        </w:rPr>
        <w:tab/>
        <w:t>Zawodny, J. Redis: Lightweight key/value store that goes the extra mile. Linux Magazine. 2009, 79.</w:t>
      </w:r>
    </w:p>
    <w:p w14:paraId="6C53CD63" w14:textId="77777777" w:rsidR="001B7424" w:rsidRDefault="001B7424" w:rsidP="001B7424">
      <w:pPr>
        <w:autoSpaceDE w:val="0"/>
        <w:autoSpaceDN w:val="0"/>
        <w:adjustRightInd w:val="0"/>
        <w:rPr>
          <w:kern w:val="0"/>
          <w:sz w:val="24"/>
        </w:rPr>
      </w:pPr>
      <w:r>
        <w:rPr>
          <w:color w:val="000000"/>
          <w:kern w:val="0"/>
          <w:sz w:val="20"/>
          <w:szCs w:val="20"/>
        </w:rPr>
        <w:t>[16]</w:t>
      </w:r>
      <w:r>
        <w:rPr>
          <w:color w:val="000000"/>
          <w:kern w:val="0"/>
          <w:sz w:val="20"/>
          <w:szCs w:val="20"/>
        </w:rPr>
        <w:tab/>
      </w:r>
      <w:bookmarkStart w:id="138" w:name="_neb1A0811AD_4AAB_4E1F_9963_3BAEAB386349"/>
      <w:r>
        <w:rPr>
          <w:color w:val="000000"/>
          <w:kern w:val="0"/>
          <w:sz w:val="20"/>
          <w:szCs w:val="20"/>
        </w:rPr>
        <w:t>Han, J., Haihong, E., Le, G., Du, J. Survey on NoSQL database. Pervasive computing and applications (ICPCA), 2011 6th international conference on.: IEEE, 2011. 363-366.</w:t>
      </w:r>
      <w:bookmarkEnd w:id="138"/>
    </w:p>
    <w:p w14:paraId="65FB3085" w14:textId="77777777" w:rsidR="001B7424" w:rsidRDefault="001B7424" w:rsidP="001B7424">
      <w:pPr>
        <w:autoSpaceDE w:val="0"/>
        <w:autoSpaceDN w:val="0"/>
        <w:adjustRightInd w:val="0"/>
        <w:rPr>
          <w:kern w:val="0"/>
          <w:sz w:val="24"/>
        </w:rPr>
      </w:pPr>
      <w:r>
        <w:rPr>
          <w:color w:val="000000"/>
          <w:kern w:val="0"/>
          <w:sz w:val="20"/>
          <w:szCs w:val="20"/>
        </w:rPr>
        <w:t>[17]</w:t>
      </w:r>
      <w:r>
        <w:rPr>
          <w:color w:val="000000"/>
          <w:kern w:val="0"/>
          <w:sz w:val="20"/>
          <w:szCs w:val="20"/>
        </w:rPr>
        <w:tab/>
      </w:r>
      <w:bookmarkStart w:id="139" w:name="_neb16F8436E_A727_4D71_9D0C_AB10FD92A73D"/>
      <w:r>
        <w:rPr>
          <w:color w:val="000000"/>
          <w:kern w:val="0"/>
          <w:sz w:val="20"/>
          <w:szCs w:val="20"/>
        </w:rPr>
        <w:t>Nishtala, R., Fugal, H., Grimm, S., Kwiatkowski, M., et al. Scaling Memcache at Facebook.. nsdi. vol. 13, 2013. 385-398.</w:t>
      </w:r>
      <w:bookmarkEnd w:id="139"/>
    </w:p>
    <w:p w14:paraId="70814B56" w14:textId="77777777" w:rsidR="001B7424" w:rsidRDefault="001B7424" w:rsidP="001B7424">
      <w:pPr>
        <w:autoSpaceDE w:val="0"/>
        <w:autoSpaceDN w:val="0"/>
        <w:adjustRightInd w:val="0"/>
        <w:rPr>
          <w:kern w:val="0"/>
          <w:sz w:val="24"/>
        </w:rPr>
      </w:pPr>
      <w:r>
        <w:rPr>
          <w:color w:val="000000"/>
          <w:kern w:val="0"/>
          <w:sz w:val="20"/>
          <w:szCs w:val="20"/>
        </w:rPr>
        <w:t>[18]</w:t>
      </w:r>
      <w:r>
        <w:rPr>
          <w:color w:val="000000"/>
          <w:kern w:val="0"/>
          <w:sz w:val="20"/>
          <w:szCs w:val="20"/>
        </w:rPr>
        <w:tab/>
      </w:r>
      <w:r>
        <w:rPr>
          <w:rFonts w:ascii="宋体" w:cs="宋体" w:hint="eastAsia"/>
          <w:color w:val="000000"/>
          <w:kern w:val="0"/>
          <w:sz w:val="20"/>
          <w:szCs w:val="20"/>
        </w:rPr>
        <w:t>闫明</w:t>
      </w:r>
      <w:r>
        <w:rPr>
          <w:color w:val="000000"/>
          <w:kern w:val="0"/>
          <w:sz w:val="20"/>
          <w:szCs w:val="20"/>
        </w:rPr>
        <w:t xml:space="preserve">. </w:t>
      </w:r>
      <w:r>
        <w:rPr>
          <w:rFonts w:ascii="宋体" w:cs="宋体" w:hint="eastAsia"/>
          <w:color w:val="000000"/>
          <w:kern w:val="0"/>
          <w:sz w:val="20"/>
          <w:szCs w:val="20"/>
        </w:rPr>
        <w:t>高可用可扩展集群化</w:t>
      </w:r>
      <w:r>
        <w:rPr>
          <w:color w:val="000000"/>
          <w:kern w:val="0"/>
          <w:sz w:val="20"/>
          <w:szCs w:val="20"/>
        </w:rPr>
        <w:t>Redis</w:t>
      </w:r>
      <w:r>
        <w:rPr>
          <w:rFonts w:ascii="宋体" w:cs="宋体" w:hint="eastAsia"/>
          <w:color w:val="000000"/>
          <w:kern w:val="0"/>
          <w:sz w:val="20"/>
          <w:szCs w:val="20"/>
        </w:rPr>
        <w:t>设计与实现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西安电子科技大学</w:t>
      </w:r>
      <w:r>
        <w:rPr>
          <w:color w:val="000000"/>
          <w:kern w:val="0"/>
          <w:sz w:val="20"/>
          <w:szCs w:val="20"/>
        </w:rPr>
        <w:t>, 2014.</w:t>
      </w:r>
    </w:p>
    <w:p w14:paraId="2B340719" w14:textId="77777777" w:rsidR="001B7424" w:rsidRDefault="001B7424" w:rsidP="001B7424">
      <w:pPr>
        <w:autoSpaceDE w:val="0"/>
        <w:autoSpaceDN w:val="0"/>
        <w:adjustRightInd w:val="0"/>
        <w:rPr>
          <w:kern w:val="0"/>
          <w:sz w:val="24"/>
        </w:rPr>
      </w:pPr>
      <w:r>
        <w:rPr>
          <w:color w:val="000000"/>
          <w:kern w:val="0"/>
          <w:sz w:val="20"/>
          <w:szCs w:val="20"/>
        </w:rPr>
        <w:t>[19]</w:t>
      </w:r>
      <w:r>
        <w:rPr>
          <w:color w:val="000000"/>
          <w:kern w:val="0"/>
          <w:sz w:val="20"/>
          <w:szCs w:val="20"/>
        </w:rPr>
        <w:tab/>
      </w:r>
      <w:bookmarkStart w:id="140" w:name="_neb61899511_86A1_4A96_90CB_6379857E424D"/>
      <w:r>
        <w:rPr>
          <w:rFonts w:ascii="宋体" w:cs="宋体" w:hint="eastAsia"/>
          <w:color w:val="000000"/>
          <w:kern w:val="0"/>
          <w:sz w:val="20"/>
          <w:szCs w:val="20"/>
        </w:rPr>
        <w:t>姚经纬</w:t>
      </w:r>
      <w:r>
        <w:rPr>
          <w:color w:val="000000"/>
          <w:kern w:val="0"/>
          <w:sz w:val="20"/>
          <w:szCs w:val="20"/>
        </w:rPr>
        <w:t xml:space="preserve">, </w:t>
      </w:r>
      <w:r>
        <w:rPr>
          <w:rFonts w:ascii="宋体" w:cs="宋体" w:hint="eastAsia"/>
          <w:color w:val="000000"/>
          <w:kern w:val="0"/>
          <w:sz w:val="20"/>
          <w:szCs w:val="20"/>
        </w:rPr>
        <w:t>杨福军</w:t>
      </w:r>
      <w:r>
        <w:rPr>
          <w:color w:val="000000"/>
          <w:kern w:val="0"/>
          <w:sz w:val="20"/>
          <w:szCs w:val="20"/>
        </w:rPr>
        <w:t>. Redis</w:t>
      </w:r>
      <w:r>
        <w:rPr>
          <w:rFonts w:ascii="宋体" w:cs="宋体" w:hint="eastAsia"/>
          <w:color w:val="000000"/>
          <w:kern w:val="0"/>
          <w:sz w:val="20"/>
          <w:szCs w:val="20"/>
        </w:rPr>
        <w:t>分布式缓存技术在</w:t>
      </w:r>
      <w:r>
        <w:rPr>
          <w:color w:val="000000"/>
          <w:kern w:val="0"/>
          <w:sz w:val="20"/>
          <w:szCs w:val="20"/>
        </w:rPr>
        <w:t>Hadoop</w:t>
      </w:r>
      <w:r>
        <w:rPr>
          <w:rFonts w:ascii="宋体" w:cs="宋体" w:hint="eastAsia"/>
          <w:color w:val="000000"/>
          <w:kern w:val="0"/>
          <w:sz w:val="20"/>
          <w:szCs w:val="20"/>
        </w:rPr>
        <w:t>平台上的应用</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2017, (06): 1-5.</w:t>
      </w:r>
      <w:bookmarkEnd w:id="140"/>
    </w:p>
    <w:p w14:paraId="06011072" w14:textId="77777777" w:rsidR="001B7424" w:rsidRDefault="001B7424" w:rsidP="001B7424">
      <w:pPr>
        <w:autoSpaceDE w:val="0"/>
        <w:autoSpaceDN w:val="0"/>
        <w:adjustRightInd w:val="0"/>
        <w:rPr>
          <w:kern w:val="0"/>
          <w:sz w:val="24"/>
        </w:rPr>
      </w:pPr>
      <w:r>
        <w:rPr>
          <w:color w:val="000000"/>
          <w:kern w:val="0"/>
          <w:sz w:val="20"/>
          <w:szCs w:val="20"/>
        </w:rPr>
        <w:t>[20]</w:t>
      </w:r>
      <w:r>
        <w:rPr>
          <w:color w:val="000000"/>
          <w:kern w:val="0"/>
          <w:sz w:val="20"/>
          <w:szCs w:val="20"/>
        </w:rPr>
        <w:tab/>
      </w:r>
      <w:bookmarkStart w:id="141" w:name="_neb19FBC493_9C33_45EB_8898_96C2CD650273"/>
      <w:r>
        <w:rPr>
          <w:rFonts w:ascii="宋体" w:cs="宋体" w:hint="eastAsia"/>
          <w:color w:val="000000"/>
          <w:kern w:val="0"/>
          <w:sz w:val="20"/>
          <w:szCs w:val="20"/>
        </w:rPr>
        <w:t>王心妍</w:t>
      </w:r>
      <w:r>
        <w:rPr>
          <w:color w:val="000000"/>
          <w:kern w:val="0"/>
          <w:sz w:val="20"/>
          <w:szCs w:val="20"/>
        </w:rPr>
        <w:t xml:space="preserve">, </w:t>
      </w:r>
      <w:r>
        <w:rPr>
          <w:rFonts w:ascii="宋体" w:cs="宋体" w:hint="eastAsia"/>
          <w:color w:val="000000"/>
          <w:kern w:val="0"/>
          <w:sz w:val="20"/>
          <w:szCs w:val="20"/>
        </w:rPr>
        <w:t>毛莉君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Twemproxy</w:t>
      </w:r>
      <w:r>
        <w:rPr>
          <w:rFonts w:ascii="宋体" w:cs="宋体" w:hint="eastAsia"/>
          <w:color w:val="000000"/>
          <w:kern w:val="0"/>
          <w:sz w:val="20"/>
          <w:szCs w:val="20"/>
        </w:rPr>
        <w:t>的</w:t>
      </w:r>
      <w:r>
        <w:rPr>
          <w:color w:val="000000"/>
          <w:kern w:val="0"/>
          <w:sz w:val="20"/>
          <w:szCs w:val="20"/>
        </w:rPr>
        <w:t>Redis</w:t>
      </w:r>
      <w:r>
        <w:rPr>
          <w:rFonts w:ascii="宋体" w:cs="宋体" w:hint="eastAsia"/>
          <w:color w:val="000000"/>
          <w:kern w:val="0"/>
          <w:sz w:val="20"/>
          <w:szCs w:val="20"/>
        </w:rPr>
        <w:t>集群解决方案的设计与实现</w:t>
      </w:r>
      <w:r>
        <w:rPr>
          <w:color w:val="000000"/>
          <w:kern w:val="0"/>
          <w:sz w:val="20"/>
          <w:szCs w:val="20"/>
        </w:rPr>
        <w:t xml:space="preserve">. </w:t>
      </w:r>
      <w:r>
        <w:rPr>
          <w:rFonts w:ascii="宋体" w:cs="宋体" w:hint="eastAsia"/>
          <w:color w:val="000000"/>
          <w:kern w:val="0"/>
          <w:sz w:val="20"/>
          <w:szCs w:val="20"/>
        </w:rPr>
        <w:t>电子测试</w:t>
      </w:r>
      <w:r>
        <w:rPr>
          <w:color w:val="000000"/>
          <w:kern w:val="0"/>
          <w:sz w:val="20"/>
          <w:szCs w:val="20"/>
        </w:rPr>
        <w:t>. 2016, (06): 16-17.</w:t>
      </w:r>
      <w:bookmarkEnd w:id="141"/>
    </w:p>
    <w:p w14:paraId="71E08807" w14:textId="77777777" w:rsidR="001B7424" w:rsidRDefault="001B7424" w:rsidP="001B7424">
      <w:pPr>
        <w:autoSpaceDE w:val="0"/>
        <w:autoSpaceDN w:val="0"/>
        <w:adjustRightInd w:val="0"/>
        <w:rPr>
          <w:kern w:val="0"/>
          <w:sz w:val="24"/>
        </w:rPr>
      </w:pPr>
      <w:r>
        <w:rPr>
          <w:color w:val="000000"/>
          <w:kern w:val="0"/>
          <w:sz w:val="20"/>
          <w:szCs w:val="20"/>
        </w:rPr>
        <w:t>[21]</w:t>
      </w:r>
      <w:r>
        <w:rPr>
          <w:color w:val="000000"/>
          <w:kern w:val="0"/>
          <w:sz w:val="20"/>
          <w:szCs w:val="20"/>
        </w:rPr>
        <w:tab/>
        <w:t>Paksula, M. Persisting objects in redis key-value database. University of Helsinki, Department of Computer Science. 2010.</w:t>
      </w:r>
    </w:p>
    <w:p w14:paraId="4DCF7199" w14:textId="77777777" w:rsidR="001B7424" w:rsidRDefault="001B7424" w:rsidP="001B7424">
      <w:pPr>
        <w:autoSpaceDE w:val="0"/>
        <w:autoSpaceDN w:val="0"/>
        <w:adjustRightInd w:val="0"/>
        <w:rPr>
          <w:kern w:val="0"/>
          <w:sz w:val="24"/>
        </w:rPr>
      </w:pPr>
      <w:r>
        <w:rPr>
          <w:color w:val="000000"/>
          <w:kern w:val="0"/>
          <w:sz w:val="20"/>
          <w:szCs w:val="20"/>
        </w:rPr>
        <w:t>[22]</w:t>
      </w:r>
      <w:r>
        <w:rPr>
          <w:color w:val="000000"/>
          <w:kern w:val="0"/>
          <w:sz w:val="20"/>
          <w:szCs w:val="20"/>
        </w:rPr>
        <w:tab/>
      </w:r>
      <w:bookmarkStart w:id="142" w:name="_neb77A52807_7260_45D7_BD4F_B469BFD2A6A3"/>
      <w:r>
        <w:rPr>
          <w:color w:val="000000"/>
          <w:kern w:val="0"/>
          <w:sz w:val="20"/>
          <w:szCs w:val="20"/>
        </w:rPr>
        <w:t>Carlson, J. L. Redis in Action.: Manning Publications Co., 2013.</w:t>
      </w:r>
      <w:bookmarkEnd w:id="142"/>
    </w:p>
    <w:p w14:paraId="2A45DA91" w14:textId="77777777" w:rsidR="001B7424" w:rsidRDefault="001B7424" w:rsidP="001B7424">
      <w:pPr>
        <w:autoSpaceDE w:val="0"/>
        <w:autoSpaceDN w:val="0"/>
        <w:adjustRightInd w:val="0"/>
        <w:rPr>
          <w:kern w:val="0"/>
          <w:sz w:val="24"/>
        </w:rPr>
      </w:pPr>
      <w:r>
        <w:rPr>
          <w:color w:val="000000"/>
          <w:kern w:val="0"/>
          <w:sz w:val="20"/>
          <w:szCs w:val="20"/>
        </w:rPr>
        <w:t>[23]</w:t>
      </w:r>
      <w:r>
        <w:rPr>
          <w:color w:val="000000"/>
          <w:kern w:val="0"/>
          <w:sz w:val="20"/>
          <w:szCs w:val="20"/>
        </w:rPr>
        <w:tab/>
      </w:r>
      <w:bookmarkStart w:id="143" w:name="_nebE6AD54CE_F140_46AD_820C_5980623D010A"/>
      <w:r>
        <w:rPr>
          <w:color w:val="000000"/>
          <w:kern w:val="0"/>
          <w:sz w:val="20"/>
          <w:szCs w:val="20"/>
        </w:rPr>
        <w:t>Macedo, T., Oliveira, F. Redis cookbook.: " O'Reilly Media, Inc.", 2011.</w:t>
      </w:r>
      <w:bookmarkEnd w:id="143"/>
    </w:p>
    <w:p w14:paraId="54DEBA4D" w14:textId="77777777" w:rsidR="001B7424" w:rsidRDefault="001B7424" w:rsidP="001B7424">
      <w:pPr>
        <w:autoSpaceDE w:val="0"/>
        <w:autoSpaceDN w:val="0"/>
        <w:adjustRightInd w:val="0"/>
        <w:rPr>
          <w:kern w:val="0"/>
          <w:sz w:val="24"/>
        </w:rPr>
      </w:pPr>
      <w:r>
        <w:rPr>
          <w:color w:val="000000"/>
          <w:kern w:val="0"/>
          <w:sz w:val="20"/>
          <w:szCs w:val="20"/>
        </w:rPr>
        <w:t>[24]</w:t>
      </w:r>
      <w:r>
        <w:rPr>
          <w:color w:val="000000"/>
          <w:kern w:val="0"/>
          <w:sz w:val="20"/>
          <w:szCs w:val="20"/>
        </w:rPr>
        <w:tab/>
        <w:t>Xin-yan, W. Memcached and Redis in the cache. Journal of Wireless Internet Technology. 2012, 9: 8-9.</w:t>
      </w:r>
    </w:p>
    <w:p w14:paraId="7F9DFCB4" w14:textId="77777777" w:rsidR="001B7424" w:rsidRDefault="001B7424" w:rsidP="001B7424">
      <w:pPr>
        <w:autoSpaceDE w:val="0"/>
        <w:autoSpaceDN w:val="0"/>
        <w:adjustRightInd w:val="0"/>
        <w:rPr>
          <w:kern w:val="0"/>
          <w:sz w:val="24"/>
        </w:rPr>
      </w:pPr>
      <w:r>
        <w:rPr>
          <w:color w:val="000000"/>
          <w:kern w:val="0"/>
          <w:sz w:val="20"/>
          <w:szCs w:val="20"/>
        </w:rPr>
        <w:t>[25]</w:t>
      </w:r>
      <w:r>
        <w:rPr>
          <w:color w:val="000000"/>
          <w:kern w:val="0"/>
          <w:sz w:val="20"/>
          <w:szCs w:val="20"/>
        </w:rPr>
        <w:tab/>
        <w:t xml:space="preserve">Ji, Z., Ganchev, I., O'Droma, M., Ding, T. A Distributed Redis Framework for Use in the UCWW. Cyber-Enabled Distributed Computing and Knowledge Discovery (CyberC), 2014 International Conference </w:t>
      </w:r>
      <w:r>
        <w:rPr>
          <w:color w:val="000000"/>
          <w:kern w:val="0"/>
          <w:sz w:val="20"/>
          <w:szCs w:val="20"/>
        </w:rPr>
        <w:lastRenderedPageBreak/>
        <w:t>on.: IEEE, 2014. 241-244.</w:t>
      </w:r>
    </w:p>
    <w:p w14:paraId="6AF47256" w14:textId="77777777" w:rsidR="001B7424" w:rsidRDefault="001B7424" w:rsidP="001B7424">
      <w:pPr>
        <w:autoSpaceDE w:val="0"/>
        <w:autoSpaceDN w:val="0"/>
        <w:adjustRightInd w:val="0"/>
        <w:rPr>
          <w:kern w:val="0"/>
          <w:sz w:val="24"/>
        </w:rPr>
      </w:pPr>
      <w:r>
        <w:rPr>
          <w:color w:val="000000"/>
          <w:kern w:val="0"/>
          <w:sz w:val="20"/>
          <w:szCs w:val="20"/>
        </w:rPr>
        <w:t>[26]</w:t>
      </w:r>
      <w:r>
        <w:rPr>
          <w:color w:val="000000"/>
          <w:kern w:val="0"/>
          <w:sz w:val="20"/>
          <w:szCs w:val="20"/>
        </w:rPr>
        <w:tab/>
      </w:r>
      <w:bookmarkStart w:id="144" w:name="_neb7D0C6ABE_B3E7_44F0_9370_61098784B43D"/>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bookmarkEnd w:id="144"/>
    </w:p>
    <w:p w14:paraId="3ED32B47" w14:textId="77777777" w:rsidR="001B7424" w:rsidRDefault="001B7424" w:rsidP="001B7424">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p>
    <w:p w14:paraId="46301B22" w14:textId="77777777" w:rsidR="001B7424" w:rsidRDefault="001B7424" w:rsidP="001B7424">
      <w:pPr>
        <w:autoSpaceDE w:val="0"/>
        <w:autoSpaceDN w:val="0"/>
        <w:adjustRightInd w:val="0"/>
        <w:rPr>
          <w:kern w:val="0"/>
          <w:sz w:val="24"/>
        </w:rPr>
      </w:pPr>
      <w:r>
        <w:rPr>
          <w:color w:val="000000"/>
          <w:kern w:val="0"/>
          <w:sz w:val="20"/>
          <w:szCs w:val="20"/>
        </w:rPr>
        <w:t>[28]</w:t>
      </w:r>
      <w:r>
        <w:rPr>
          <w:color w:val="000000"/>
          <w:kern w:val="0"/>
          <w:sz w:val="20"/>
          <w:szCs w:val="20"/>
        </w:rPr>
        <w:tab/>
      </w:r>
      <w:bookmarkStart w:id="145" w:name="_nebB9E7BAD5_A501_429F_99DE_DEFB553994BF"/>
      <w:r>
        <w:rPr>
          <w:color w:val="000000"/>
          <w:kern w:val="0"/>
          <w:sz w:val="20"/>
          <w:szCs w:val="20"/>
        </w:rPr>
        <w:t>Piele, T., Wheel hub transmission unit for a drive wheel of a vehicle, drive wheel, and vehicle having an auxiliary drive. 2016, Google Patents.</w:t>
      </w:r>
      <w:bookmarkEnd w:id="145"/>
    </w:p>
    <w:p w14:paraId="3E8DC71C" w14:textId="77777777" w:rsidR="001B7424" w:rsidRDefault="001B7424" w:rsidP="001B7424">
      <w:pPr>
        <w:autoSpaceDE w:val="0"/>
        <w:autoSpaceDN w:val="0"/>
        <w:adjustRightInd w:val="0"/>
        <w:rPr>
          <w:kern w:val="0"/>
          <w:sz w:val="24"/>
        </w:rPr>
      </w:pPr>
      <w:r>
        <w:rPr>
          <w:color w:val="000000"/>
          <w:kern w:val="0"/>
          <w:sz w:val="20"/>
          <w:szCs w:val="20"/>
        </w:rPr>
        <w:t>[29]</w:t>
      </w:r>
      <w:r>
        <w:rPr>
          <w:color w:val="000000"/>
          <w:kern w:val="0"/>
          <w:sz w:val="20"/>
          <w:szCs w:val="20"/>
        </w:rPr>
        <w:tab/>
      </w:r>
      <w:r>
        <w:rPr>
          <w:rFonts w:ascii="宋体" w:cs="宋体" w:hint="eastAsia"/>
          <w:color w:val="000000"/>
          <w:kern w:val="0"/>
          <w:sz w:val="20"/>
          <w:szCs w:val="20"/>
        </w:rPr>
        <w:t>宋裕民</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ANSYS</w:t>
      </w:r>
      <w:r>
        <w:rPr>
          <w:rFonts w:ascii="宋体" w:cs="宋体" w:hint="eastAsia"/>
          <w:color w:val="000000"/>
          <w:kern w:val="0"/>
          <w:sz w:val="20"/>
          <w:szCs w:val="20"/>
        </w:rPr>
        <w:t>的汽车轮毂单元静应力计算优化设计</w:t>
      </w:r>
      <w:r>
        <w:rPr>
          <w:color w:val="000000"/>
          <w:kern w:val="0"/>
          <w:sz w:val="20"/>
          <w:szCs w:val="20"/>
        </w:rPr>
        <w:t xml:space="preserve">. </w:t>
      </w:r>
      <w:r>
        <w:rPr>
          <w:rFonts w:ascii="宋体" w:cs="宋体" w:hint="eastAsia"/>
          <w:color w:val="000000"/>
          <w:kern w:val="0"/>
          <w:sz w:val="20"/>
          <w:szCs w:val="20"/>
        </w:rPr>
        <w:t>机械</w:t>
      </w:r>
      <w:r>
        <w:rPr>
          <w:color w:val="000000"/>
          <w:kern w:val="0"/>
          <w:sz w:val="20"/>
          <w:szCs w:val="20"/>
        </w:rPr>
        <w:t>. 2009, (05): 54-56.</w:t>
      </w:r>
    </w:p>
    <w:p w14:paraId="601C5C41" w14:textId="77777777" w:rsidR="001B7424" w:rsidRDefault="001B7424" w:rsidP="001B7424">
      <w:pPr>
        <w:autoSpaceDE w:val="0"/>
        <w:autoSpaceDN w:val="0"/>
        <w:adjustRightInd w:val="0"/>
        <w:rPr>
          <w:kern w:val="0"/>
          <w:sz w:val="24"/>
        </w:rPr>
      </w:pPr>
      <w:r>
        <w:rPr>
          <w:color w:val="000000"/>
          <w:kern w:val="0"/>
          <w:sz w:val="20"/>
          <w:szCs w:val="20"/>
        </w:rPr>
        <w:t>[30]</w:t>
      </w:r>
      <w:r>
        <w:rPr>
          <w:color w:val="000000"/>
          <w:kern w:val="0"/>
          <w:sz w:val="20"/>
          <w:szCs w:val="20"/>
        </w:rPr>
        <w:tab/>
      </w:r>
      <w:bookmarkStart w:id="146" w:name="_neb9A2EFD09_8F70_44D0_A45B_6DB91D8CF57E"/>
      <w:r>
        <w:rPr>
          <w:rFonts w:ascii="宋体" w:cs="宋体" w:hint="eastAsia"/>
          <w:color w:val="000000"/>
          <w:kern w:val="0"/>
          <w:sz w:val="20"/>
          <w:szCs w:val="20"/>
        </w:rPr>
        <w:t>李玉玲</w:t>
      </w:r>
      <w:r>
        <w:rPr>
          <w:color w:val="000000"/>
          <w:kern w:val="0"/>
          <w:sz w:val="20"/>
          <w:szCs w:val="20"/>
        </w:rPr>
        <w:t xml:space="preserve">. </w:t>
      </w:r>
      <w:r>
        <w:rPr>
          <w:rFonts w:ascii="宋体" w:cs="宋体" w:hint="eastAsia"/>
          <w:color w:val="000000"/>
          <w:kern w:val="0"/>
          <w:sz w:val="20"/>
          <w:szCs w:val="20"/>
        </w:rPr>
        <w:t>基于过程能力指数的工序质量控制研究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重庆大学</w:t>
      </w:r>
      <w:r>
        <w:rPr>
          <w:color w:val="000000"/>
          <w:kern w:val="0"/>
          <w:sz w:val="20"/>
          <w:szCs w:val="20"/>
        </w:rPr>
        <w:t>, 2008.</w:t>
      </w:r>
      <w:bookmarkEnd w:id="146"/>
    </w:p>
    <w:p w14:paraId="3B0C16B6" w14:textId="77777777" w:rsidR="001B7424" w:rsidRDefault="001B7424" w:rsidP="001B7424">
      <w:pPr>
        <w:autoSpaceDE w:val="0"/>
        <w:autoSpaceDN w:val="0"/>
        <w:adjustRightInd w:val="0"/>
        <w:rPr>
          <w:kern w:val="0"/>
          <w:sz w:val="24"/>
        </w:rPr>
      </w:pPr>
      <w:r>
        <w:rPr>
          <w:color w:val="000000"/>
          <w:kern w:val="0"/>
          <w:sz w:val="20"/>
          <w:szCs w:val="20"/>
        </w:rPr>
        <w:t>[31]</w:t>
      </w:r>
      <w:r>
        <w:rPr>
          <w:color w:val="000000"/>
          <w:kern w:val="0"/>
          <w:sz w:val="20"/>
          <w:szCs w:val="20"/>
        </w:rPr>
        <w:tab/>
      </w:r>
      <w:bookmarkStart w:id="147" w:name="_neb0124A761_6C43_45AA_B55B_5B62949C5E97"/>
      <w:r>
        <w:rPr>
          <w:rFonts w:ascii="宋体" w:cs="宋体" w:hint="eastAsia"/>
          <w:color w:val="000000"/>
          <w:kern w:val="0"/>
          <w:sz w:val="20"/>
          <w:szCs w:val="20"/>
        </w:rPr>
        <w:t>生志荣</w:t>
      </w:r>
      <w:r>
        <w:rPr>
          <w:color w:val="000000"/>
          <w:kern w:val="0"/>
          <w:sz w:val="20"/>
          <w:szCs w:val="20"/>
        </w:rPr>
        <w:t xml:space="preserve">. </w:t>
      </w:r>
      <w:r>
        <w:rPr>
          <w:rFonts w:ascii="宋体" w:cs="宋体" w:hint="eastAsia"/>
          <w:color w:val="000000"/>
          <w:kern w:val="0"/>
          <w:sz w:val="20"/>
          <w:szCs w:val="20"/>
        </w:rPr>
        <w:t>过程能力分析与过程能力指数的有关研究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华东师范大学</w:t>
      </w:r>
      <w:r>
        <w:rPr>
          <w:color w:val="000000"/>
          <w:kern w:val="0"/>
          <w:sz w:val="20"/>
          <w:szCs w:val="20"/>
        </w:rPr>
        <w:t>, 2007.</w:t>
      </w:r>
      <w:bookmarkEnd w:id="147"/>
    </w:p>
    <w:p w14:paraId="59D00993" w14:textId="77777777" w:rsidR="001B7424" w:rsidRDefault="001B7424" w:rsidP="001B7424">
      <w:pPr>
        <w:autoSpaceDE w:val="0"/>
        <w:autoSpaceDN w:val="0"/>
        <w:adjustRightInd w:val="0"/>
        <w:rPr>
          <w:kern w:val="0"/>
          <w:sz w:val="24"/>
        </w:rPr>
      </w:pPr>
      <w:r>
        <w:rPr>
          <w:color w:val="000000"/>
          <w:kern w:val="0"/>
          <w:sz w:val="20"/>
          <w:szCs w:val="20"/>
        </w:rPr>
        <w:t>[32]</w:t>
      </w:r>
      <w:r>
        <w:rPr>
          <w:color w:val="000000"/>
          <w:kern w:val="0"/>
          <w:sz w:val="20"/>
          <w:szCs w:val="20"/>
        </w:rPr>
        <w:tab/>
      </w:r>
      <w:bookmarkStart w:id="148" w:name="_nebAB13D96F_C456_4234_BF23_E6298B0BBE5F"/>
      <w:r>
        <w:rPr>
          <w:color w:val="000000"/>
          <w:kern w:val="0"/>
          <w:sz w:val="20"/>
          <w:szCs w:val="20"/>
        </w:rPr>
        <w:t>Frank, M., Juran's Quality Control Handbook. 1988, McGraw-Hill, New York.</w:t>
      </w:r>
      <w:bookmarkEnd w:id="148"/>
    </w:p>
    <w:p w14:paraId="1D0C34DB" w14:textId="77777777" w:rsidR="001B7424" w:rsidRDefault="001B7424" w:rsidP="001B7424">
      <w:pPr>
        <w:autoSpaceDE w:val="0"/>
        <w:autoSpaceDN w:val="0"/>
        <w:adjustRightInd w:val="0"/>
        <w:rPr>
          <w:kern w:val="0"/>
          <w:sz w:val="24"/>
        </w:rPr>
      </w:pPr>
      <w:r>
        <w:rPr>
          <w:color w:val="000000"/>
          <w:kern w:val="0"/>
          <w:sz w:val="20"/>
          <w:szCs w:val="20"/>
        </w:rPr>
        <w:t>[33]</w:t>
      </w:r>
      <w:r>
        <w:rPr>
          <w:color w:val="000000"/>
          <w:kern w:val="0"/>
          <w:sz w:val="20"/>
          <w:szCs w:val="20"/>
        </w:rPr>
        <w:tab/>
      </w:r>
      <w:r>
        <w:rPr>
          <w:rFonts w:ascii="宋体" w:cs="宋体" w:hint="eastAsia"/>
          <w:color w:val="000000"/>
          <w:kern w:val="0"/>
          <w:sz w:val="20"/>
          <w:szCs w:val="20"/>
        </w:rPr>
        <w:t>何倩</w:t>
      </w:r>
      <w:r>
        <w:rPr>
          <w:color w:val="000000"/>
          <w:kern w:val="0"/>
          <w:sz w:val="20"/>
          <w:szCs w:val="20"/>
        </w:rPr>
        <w:t xml:space="preserve">. </w:t>
      </w:r>
      <w:r>
        <w:rPr>
          <w:rFonts w:ascii="宋体" w:cs="宋体" w:hint="eastAsia"/>
          <w:color w:val="000000"/>
          <w:kern w:val="0"/>
          <w:sz w:val="20"/>
          <w:szCs w:val="20"/>
        </w:rPr>
        <w:t>基于过程能力指数的计量抽样检验方案的研究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燕山大学</w:t>
      </w:r>
      <w:r>
        <w:rPr>
          <w:color w:val="000000"/>
          <w:kern w:val="0"/>
          <w:sz w:val="20"/>
          <w:szCs w:val="20"/>
        </w:rPr>
        <w:t>, 2014.</w:t>
      </w:r>
    </w:p>
    <w:p w14:paraId="785470F9" w14:textId="77777777" w:rsidR="001B7424" w:rsidRDefault="001B7424" w:rsidP="001B7424">
      <w:pPr>
        <w:autoSpaceDE w:val="0"/>
        <w:autoSpaceDN w:val="0"/>
        <w:adjustRightInd w:val="0"/>
        <w:rPr>
          <w:kern w:val="0"/>
          <w:sz w:val="24"/>
        </w:rPr>
      </w:pPr>
      <w:r>
        <w:rPr>
          <w:color w:val="000000"/>
          <w:kern w:val="0"/>
          <w:sz w:val="20"/>
          <w:szCs w:val="20"/>
        </w:rPr>
        <w:t>[34]</w:t>
      </w:r>
      <w:r>
        <w:rPr>
          <w:color w:val="000000"/>
          <w:kern w:val="0"/>
          <w:sz w:val="20"/>
          <w:szCs w:val="20"/>
        </w:rPr>
        <w:tab/>
        <w:t>Kane, V. E. Process capability indices. Journal of quality technology. 1986, 18(1): 41-52.</w:t>
      </w:r>
    </w:p>
    <w:p w14:paraId="5A7F023B" w14:textId="77777777" w:rsidR="001B7424" w:rsidRDefault="001B7424" w:rsidP="001B7424">
      <w:pPr>
        <w:autoSpaceDE w:val="0"/>
        <w:autoSpaceDN w:val="0"/>
        <w:adjustRightInd w:val="0"/>
        <w:rPr>
          <w:kern w:val="0"/>
          <w:sz w:val="24"/>
        </w:rPr>
      </w:pPr>
      <w:r>
        <w:rPr>
          <w:color w:val="000000"/>
          <w:kern w:val="0"/>
          <w:sz w:val="20"/>
          <w:szCs w:val="20"/>
        </w:rPr>
        <w:t>[35]</w:t>
      </w:r>
      <w:r>
        <w:rPr>
          <w:color w:val="000000"/>
          <w:kern w:val="0"/>
          <w:sz w:val="20"/>
          <w:szCs w:val="20"/>
        </w:rPr>
        <w:tab/>
      </w:r>
      <w:r>
        <w:rPr>
          <w:rFonts w:ascii="宋体" w:cs="宋体" w:hint="eastAsia"/>
          <w:color w:val="000000"/>
          <w:kern w:val="0"/>
          <w:sz w:val="20"/>
          <w:szCs w:val="20"/>
        </w:rPr>
        <w:t>汤淑明</w:t>
      </w:r>
      <w:r>
        <w:rPr>
          <w:color w:val="000000"/>
          <w:kern w:val="0"/>
          <w:sz w:val="20"/>
          <w:szCs w:val="20"/>
        </w:rPr>
        <w:t xml:space="preserve">, </w:t>
      </w:r>
      <w:r>
        <w:rPr>
          <w:rFonts w:ascii="宋体" w:cs="宋体" w:hint="eastAsia"/>
          <w:color w:val="000000"/>
          <w:kern w:val="0"/>
          <w:sz w:val="20"/>
          <w:szCs w:val="20"/>
        </w:rPr>
        <w:t>王飞跃</w:t>
      </w:r>
      <w:r>
        <w:rPr>
          <w:color w:val="000000"/>
          <w:kern w:val="0"/>
          <w:sz w:val="20"/>
          <w:szCs w:val="20"/>
        </w:rPr>
        <w:t xml:space="preserve">. </w:t>
      </w:r>
      <w:r>
        <w:rPr>
          <w:rFonts w:ascii="宋体" w:cs="宋体" w:hint="eastAsia"/>
          <w:color w:val="000000"/>
          <w:kern w:val="0"/>
          <w:sz w:val="20"/>
          <w:szCs w:val="20"/>
        </w:rPr>
        <w:t>过程能力指数综述</w:t>
      </w:r>
      <w:r>
        <w:rPr>
          <w:color w:val="000000"/>
          <w:kern w:val="0"/>
          <w:sz w:val="20"/>
          <w:szCs w:val="20"/>
        </w:rPr>
        <w:t xml:space="preserve">. </w:t>
      </w:r>
      <w:r>
        <w:rPr>
          <w:rFonts w:ascii="宋体" w:cs="宋体" w:hint="eastAsia"/>
          <w:color w:val="000000"/>
          <w:kern w:val="0"/>
          <w:sz w:val="20"/>
          <w:szCs w:val="20"/>
        </w:rPr>
        <w:t>应用概率统计</w:t>
      </w:r>
      <w:r>
        <w:rPr>
          <w:color w:val="000000"/>
          <w:kern w:val="0"/>
          <w:sz w:val="20"/>
          <w:szCs w:val="20"/>
        </w:rPr>
        <w:t>. 2004, (02): 207-216.</w:t>
      </w:r>
    </w:p>
    <w:p w14:paraId="55858259" w14:textId="77777777" w:rsidR="001B7424" w:rsidRDefault="001B7424" w:rsidP="001B7424">
      <w:pPr>
        <w:autoSpaceDE w:val="0"/>
        <w:autoSpaceDN w:val="0"/>
        <w:adjustRightInd w:val="0"/>
        <w:rPr>
          <w:kern w:val="0"/>
          <w:sz w:val="24"/>
        </w:rPr>
      </w:pPr>
      <w:r>
        <w:rPr>
          <w:color w:val="000000"/>
          <w:kern w:val="0"/>
          <w:sz w:val="20"/>
          <w:szCs w:val="20"/>
        </w:rPr>
        <w:t>[36]</w:t>
      </w:r>
      <w:r>
        <w:rPr>
          <w:color w:val="000000"/>
          <w:kern w:val="0"/>
          <w:sz w:val="20"/>
          <w:szCs w:val="20"/>
        </w:rPr>
        <w:tab/>
      </w:r>
      <w:bookmarkStart w:id="149" w:name="_neb8263334B_980D_459B_BFD8_CBE3385EB5B0"/>
      <w:r>
        <w:rPr>
          <w:rFonts w:ascii="宋体" w:cs="宋体" w:hint="eastAsia"/>
          <w:color w:val="000000"/>
          <w:kern w:val="0"/>
          <w:sz w:val="20"/>
          <w:szCs w:val="20"/>
        </w:rPr>
        <w:t>刘世豪</w:t>
      </w:r>
      <w:r>
        <w:rPr>
          <w:color w:val="000000"/>
          <w:kern w:val="0"/>
          <w:sz w:val="20"/>
          <w:szCs w:val="20"/>
        </w:rPr>
        <w:t xml:space="preserve">, </w:t>
      </w:r>
      <w:r>
        <w:rPr>
          <w:rFonts w:ascii="宋体" w:cs="宋体" w:hint="eastAsia"/>
          <w:color w:val="000000"/>
          <w:kern w:val="0"/>
          <w:sz w:val="20"/>
          <w:szCs w:val="20"/>
        </w:rPr>
        <w:t>杜彦斌</w:t>
      </w:r>
      <w:r>
        <w:rPr>
          <w:color w:val="000000"/>
          <w:kern w:val="0"/>
          <w:sz w:val="20"/>
          <w:szCs w:val="20"/>
        </w:rPr>
        <w:t xml:space="preserve">, </w:t>
      </w:r>
      <w:r>
        <w:rPr>
          <w:rFonts w:ascii="宋体" w:cs="宋体" w:hint="eastAsia"/>
          <w:color w:val="000000"/>
          <w:kern w:val="0"/>
          <w:sz w:val="20"/>
          <w:szCs w:val="20"/>
        </w:rPr>
        <w:t>姚克恒</w:t>
      </w:r>
      <w:r>
        <w:rPr>
          <w:color w:val="000000"/>
          <w:kern w:val="0"/>
          <w:sz w:val="20"/>
          <w:szCs w:val="20"/>
        </w:rPr>
        <w:t xml:space="preserve">, </w:t>
      </w:r>
      <w:r>
        <w:rPr>
          <w:rFonts w:ascii="宋体" w:cs="宋体" w:hint="eastAsia"/>
          <w:color w:val="000000"/>
          <w:kern w:val="0"/>
          <w:sz w:val="20"/>
          <w:szCs w:val="20"/>
        </w:rPr>
        <w:t>唐敦兵</w:t>
      </w:r>
      <w:r>
        <w:rPr>
          <w:color w:val="000000"/>
          <w:kern w:val="0"/>
          <w:sz w:val="20"/>
          <w:szCs w:val="20"/>
        </w:rPr>
        <w:t xml:space="preserve">. </w:t>
      </w:r>
      <w:r>
        <w:rPr>
          <w:rFonts w:ascii="宋体" w:cs="宋体" w:hint="eastAsia"/>
          <w:color w:val="000000"/>
          <w:kern w:val="0"/>
          <w:sz w:val="20"/>
          <w:szCs w:val="20"/>
        </w:rPr>
        <w:t>面向智能制造的数控机床多目标优选法研究</w:t>
      </w:r>
      <w:r>
        <w:rPr>
          <w:color w:val="000000"/>
          <w:kern w:val="0"/>
          <w:sz w:val="20"/>
          <w:szCs w:val="20"/>
        </w:rPr>
        <w:t xml:space="preserve">. </w:t>
      </w:r>
      <w:r>
        <w:rPr>
          <w:rFonts w:ascii="宋体" w:cs="宋体" w:hint="eastAsia"/>
          <w:color w:val="000000"/>
          <w:kern w:val="0"/>
          <w:sz w:val="20"/>
          <w:szCs w:val="20"/>
        </w:rPr>
        <w:t>农业机械学报</w:t>
      </w:r>
      <w:r>
        <w:rPr>
          <w:color w:val="000000"/>
          <w:kern w:val="0"/>
          <w:sz w:val="20"/>
          <w:szCs w:val="20"/>
        </w:rPr>
        <w:t>. 2017, (03): 396-404.</w:t>
      </w:r>
      <w:bookmarkEnd w:id="149"/>
    </w:p>
    <w:p w14:paraId="7DE68644" w14:textId="77777777" w:rsidR="001B7424" w:rsidRDefault="001B7424" w:rsidP="001B7424">
      <w:pPr>
        <w:autoSpaceDE w:val="0"/>
        <w:autoSpaceDN w:val="0"/>
        <w:adjustRightInd w:val="0"/>
        <w:rPr>
          <w:kern w:val="0"/>
          <w:sz w:val="24"/>
        </w:rPr>
      </w:pPr>
      <w:r>
        <w:rPr>
          <w:color w:val="000000"/>
          <w:kern w:val="0"/>
          <w:sz w:val="20"/>
          <w:szCs w:val="20"/>
        </w:rPr>
        <w:t>[37]</w:t>
      </w:r>
      <w:r>
        <w:rPr>
          <w:color w:val="000000"/>
          <w:kern w:val="0"/>
          <w:sz w:val="20"/>
          <w:szCs w:val="20"/>
        </w:rPr>
        <w:tab/>
      </w:r>
      <w:r>
        <w:rPr>
          <w:rFonts w:ascii="宋体" w:cs="宋体" w:hint="eastAsia"/>
          <w:color w:val="000000"/>
          <w:kern w:val="0"/>
          <w:sz w:val="20"/>
          <w:szCs w:val="20"/>
        </w:rPr>
        <w:t>国产机器人产业发展现状及未来突破方向</w:t>
      </w:r>
      <w:r>
        <w:rPr>
          <w:color w:val="000000"/>
          <w:kern w:val="0"/>
          <w:sz w:val="20"/>
          <w:szCs w:val="20"/>
        </w:rPr>
        <w:t xml:space="preserve">. </w:t>
      </w:r>
      <w:r>
        <w:rPr>
          <w:rFonts w:ascii="宋体" w:cs="宋体" w:hint="eastAsia"/>
          <w:color w:val="000000"/>
          <w:kern w:val="0"/>
          <w:sz w:val="20"/>
          <w:szCs w:val="20"/>
        </w:rPr>
        <w:t>起重运输机械</w:t>
      </w:r>
      <w:r>
        <w:rPr>
          <w:color w:val="000000"/>
          <w:kern w:val="0"/>
          <w:sz w:val="20"/>
          <w:szCs w:val="20"/>
        </w:rPr>
        <w:t>. 2016, (04): 27.</w:t>
      </w:r>
    </w:p>
    <w:p w14:paraId="0FB9DB2A" w14:textId="77777777" w:rsidR="001B7424" w:rsidRDefault="001B7424" w:rsidP="001B7424">
      <w:pPr>
        <w:autoSpaceDE w:val="0"/>
        <w:autoSpaceDN w:val="0"/>
        <w:adjustRightInd w:val="0"/>
        <w:rPr>
          <w:kern w:val="0"/>
          <w:sz w:val="24"/>
        </w:rPr>
      </w:pPr>
      <w:r>
        <w:rPr>
          <w:color w:val="000000"/>
          <w:kern w:val="0"/>
          <w:sz w:val="20"/>
          <w:szCs w:val="20"/>
        </w:rPr>
        <w:t>[38]</w:t>
      </w:r>
      <w:r>
        <w:rPr>
          <w:color w:val="000000"/>
          <w:kern w:val="0"/>
          <w:sz w:val="20"/>
          <w:szCs w:val="20"/>
        </w:rPr>
        <w:tab/>
      </w:r>
      <w:r>
        <w:rPr>
          <w:rFonts w:ascii="宋体" w:cs="宋体" w:hint="eastAsia"/>
          <w:color w:val="000000"/>
          <w:kern w:val="0"/>
          <w:sz w:val="20"/>
          <w:szCs w:val="20"/>
        </w:rPr>
        <w:t>宁国良</w:t>
      </w:r>
      <w:r>
        <w:rPr>
          <w:color w:val="000000"/>
          <w:kern w:val="0"/>
          <w:sz w:val="20"/>
          <w:szCs w:val="20"/>
        </w:rPr>
        <w:t xml:space="preserve">. </w:t>
      </w:r>
      <w:r>
        <w:rPr>
          <w:rFonts w:ascii="宋体" w:cs="宋体" w:hint="eastAsia"/>
          <w:color w:val="000000"/>
          <w:kern w:val="0"/>
          <w:sz w:val="20"/>
          <w:szCs w:val="20"/>
        </w:rPr>
        <w:t>基于空间的汽车生产线布局规划设计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沈阳理工大学</w:t>
      </w:r>
      <w:r>
        <w:rPr>
          <w:color w:val="000000"/>
          <w:kern w:val="0"/>
          <w:sz w:val="20"/>
          <w:szCs w:val="20"/>
        </w:rPr>
        <w:t>, 2015.</w:t>
      </w:r>
    </w:p>
    <w:p w14:paraId="6819827E" w14:textId="77777777" w:rsidR="001B7424" w:rsidRDefault="001B7424" w:rsidP="001B7424">
      <w:pPr>
        <w:autoSpaceDE w:val="0"/>
        <w:autoSpaceDN w:val="0"/>
        <w:adjustRightInd w:val="0"/>
        <w:rPr>
          <w:kern w:val="0"/>
          <w:sz w:val="24"/>
        </w:rPr>
      </w:pPr>
      <w:r>
        <w:rPr>
          <w:color w:val="000000"/>
          <w:kern w:val="0"/>
          <w:sz w:val="20"/>
          <w:szCs w:val="20"/>
        </w:rPr>
        <w:t>[39]</w:t>
      </w:r>
      <w:r>
        <w:rPr>
          <w:color w:val="000000"/>
          <w:kern w:val="0"/>
          <w:sz w:val="20"/>
          <w:szCs w:val="20"/>
        </w:rPr>
        <w:tab/>
      </w:r>
      <w:bookmarkStart w:id="150" w:name="_nebB3114675_C208_4641_95D7_1C1E6FC6F46E"/>
      <w:r>
        <w:rPr>
          <w:rFonts w:ascii="宋体" w:cs="宋体" w:hint="eastAsia"/>
          <w:color w:val="000000"/>
          <w:kern w:val="0"/>
          <w:sz w:val="20"/>
          <w:szCs w:val="20"/>
        </w:rPr>
        <w:t>具备无线及网络功能的未来汽车安全堪忧</w:t>
      </w:r>
      <w:r>
        <w:rPr>
          <w:color w:val="000000"/>
          <w:kern w:val="0"/>
          <w:sz w:val="20"/>
          <w:szCs w:val="20"/>
        </w:rPr>
        <w:t xml:space="preserve">. </w:t>
      </w:r>
      <w:r>
        <w:rPr>
          <w:rFonts w:ascii="宋体" w:cs="宋体" w:hint="eastAsia"/>
          <w:color w:val="000000"/>
          <w:kern w:val="0"/>
          <w:sz w:val="20"/>
          <w:szCs w:val="20"/>
        </w:rPr>
        <w:t>硅谷</w:t>
      </w:r>
      <w:r>
        <w:rPr>
          <w:color w:val="000000"/>
          <w:kern w:val="0"/>
          <w:sz w:val="20"/>
          <w:szCs w:val="20"/>
        </w:rPr>
        <w:t>. 2010, (11): 25.</w:t>
      </w:r>
      <w:bookmarkEnd w:id="150"/>
    </w:p>
    <w:p w14:paraId="35B00A5E" w14:textId="77777777" w:rsidR="001B7424" w:rsidRDefault="001B7424" w:rsidP="001B7424">
      <w:pPr>
        <w:autoSpaceDE w:val="0"/>
        <w:autoSpaceDN w:val="0"/>
        <w:adjustRightInd w:val="0"/>
        <w:rPr>
          <w:kern w:val="0"/>
          <w:sz w:val="24"/>
        </w:rPr>
      </w:pPr>
      <w:r>
        <w:rPr>
          <w:color w:val="000000"/>
          <w:kern w:val="0"/>
          <w:sz w:val="20"/>
          <w:szCs w:val="20"/>
        </w:rPr>
        <w:t>[40]</w:t>
      </w:r>
      <w:r>
        <w:rPr>
          <w:color w:val="000000"/>
          <w:kern w:val="0"/>
          <w:sz w:val="20"/>
          <w:szCs w:val="20"/>
        </w:rPr>
        <w:tab/>
      </w:r>
      <w:r>
        <w:rPr>
          <w:rFonts w:ascii="宋体" w:cs="宋体" w:hint="eastAsia"/>
          <w:color w:val="000000"/>
          <w:kern w:val="0"/>
          <w:sz w:val="20"/>
          <w:szCs w:val="20"/>
        </w:rPr>
        <w:t>范金玲</w:t>
      </w:r>
      <w:r>
        <w:rPr>
          <w:color w:val="000000"/>
          <w:kern w:val="0"/>
          <w:sz w:val="20"/>
          <w:szCs w:val="20"/>
        </w:rPr>
        <w:t xml:space="preserve">, </w:t>
      </w:r>
      <w:r>
        <w:rPr>
          <w:rFonts w:ascii="宋体" w:cs="宋体" w:hint="eastAsia"/>
          <w:color w:val="000000"/>
          <w:kern w:val="0"/>
          <w:sz w:val="20"/>
          <w:szCs w:val="20"/>
        </w:rPr>
        <w:t>王月芹</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CC-LINK</w:t>
      </w:r>
      <w:r>
        <w:rPr>
          <w:rFonts w:ascii="宋体" w:cs="宋体" w:hint="eastAsia"/>
          <w:color w:val="000000"/>
          <w:kern w:val="0"/>
          <w:sz w:val="20"/>
          <w:szCs w:val="20"/>
        </w:rPr>
        <w:t>现场总线的自动化生产线组网</w:t>
      </w:r>
      <w:r>
        <w:rPr>
          <w:color w:val="000000"/>
          <w:kern w:val="0"/>
          <w:sz w:val="20"/>
          <w:szCs w:val="20"/>
        </w:rPr>
        <w:t xml:space="preserve">. </w:t>
      </w:r>
      <w:r>
        <w:rPr>
          <w:rFonts w:ascii="宋体" w:cs="宋体" w:hint="eastAsia"/>
          <w:color w:val="000000"/>
          <w:kern w:val="0"/>
          <w:sz w:val="20"/>
          <w:szCs w:val="20"/>
        </w:rPr>
        <w:t>内江科技</w:t>
      </w:r>
      <w:r>
        <w:rPr>
          <w:color w:val="000000"/>
          <w:kern w:val="0"/>
          <w:sz w:val="20"/>
          <w:szCs w:val="20"/>
        </w:rPr>
        <w:t>. 2013, (02): 100-101.</w:t>
      </w:r>
    </w:p>
    <w:p w14:paraId="3D8A95E2" w14:textId="77777777" w:rsidR="001B7424" w:rsidRDefault="001B7424" w:rsidP="001B7424">
      <w:pPr>
        <w:autoSpaceDE w:val="0"/>
        <w:autoSpaceDN w:val="0"/>
        <w:adjustRightInd w:val="0"/>
        <w:rPr>
          <w:kern w:val="0"/>
          <w:sz w:val="24"/>
        </w:rPr>
      </w:pPr>
      <w:r>
        <w:rPr>
          <w:color w:val="000000"/>
          <w:kern w:val="0"/>
          <w:sz w:val="20"/>
          <w:szCs w:val="20"/>
        </w:rPr>
        <w:t>[41]</w:t>
      </w:r>
      <w:r>
        <w:rPr>
          <w:color w:val="000000"/>
          <w:kern w:val="0"/>
          <w:sz w:val="20"/>
          <w:szCs w:val="20"/>
        </w:rPr>
        <w:tab/>
      </w:r>
      <w:bookmarkStart w:id="151" w:name="_nebA2E61ECA_4914_405E_86F3_8EB527284088"/>
      <w:r>
        <w:rPr>
          <w:rFonts w:ascii="宋体" w:cs="宋体" w:hint="eastAsia"/>
          <w:color w:val="000000"/>
          <w:kern w:val="0"/>
          <w:sz w:val="20"/>
          <w:szCs w:val="20"/>
        </w:rPr>
        <w:t>肖本海</w:t>
      </w:r>
      <w:r>
        <w:rPr>
          <w:color w:val="000000"/>
          <w:kern w:val="0"/>
          <w:sz w:val="20"/>
          <w:szCs w:val="20"/>
        </w:rPr>
        <w:t xml:space="preserve">, </w:t>
      </w:r>
      <w:r>
        <w:rPr>
          <w:rFonts w:ascii="宋体" w:cs="宋体" w:hint="eastAsia"/>
          <w:color w:val="000000"/>
          <w:kern w:val="0"/>
          <w:sz w:val="20"/>
          <w:szCs w:val="20"/>
        </w:rPr>
        <w:t>郑莹娜</w:t>
      </w:r>
      <w:r>
        <w:rPr>
          <w:color w:val="000000"/>
          <w:kern w:val="0"/>
          <w:sz w:val="20"/>
          <w:szCs w:val="20"/>
        </w:rPr>
        <w:t xml:space="preserve">, </w:t>
      </w:r>
      <w:r>
        <w:rPr>
          <w:rFonts w:ascii="宋体" w:cs="宋体" w:hint="eastAsia"/>
          <w:color w:val="000000"/>
          <w:kern w:val="0"/>
          <w:sz w:val="20"/>
          <w:szCs w:val="20"/>
        </w:rPr>
        <w:t>邹世鹏</w:t>
      </w:r>
      <w:r>
        <w:rPr>
          <w:color w:val="000000"/>
          <w:kern w:val="0"/>
          <w:sz w:val="20"/>
          <w:szCs w:val="20"/>
        </w:rPr>
        <w:t xml:space="preserve">, </w:t>
      </w:r>
      <w:r>
        <w:rPr>
          <w:rFonts w:ascii="宋体" w:cs="宋体" w:hint="eastAsia"/>
          <w:color w:val="000000"/>
          <w:kern w:val="0"/>
          <w:sz w:val="20"/>
          <w:szCs w:val="20"/>
        </w:rPr>
        <w:t>肖小亭</w:t>
      </w:r>
      <w:r>
        <w:rPr>
          <w:color w:val="000000"/>
          <w:kern w:val="0"/>
          <w:sz w:val="20"/>
          <w:szCs w:val="20"/>
        </w:rPr>
        <w:t xml:space="preserve">, et al. </w:t>
      </w:r>
      <w:r>
        <w:rPr>
          <w:rFonts w:ascii="宋体" w:cs="宋体" w:hint="eastAsia"/>
          <w:color w:val="000000"/>
          <w:kern w:val="0"/>
          <w:sz w:val="20"/>
          <w:szCs w:val="20"/>
        </w:rPr>
        <w:t>全自动冲压生产线组网及分布式监控系统设计</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2016, (07): 96-104.</w:t>
      </w:r>
      <w:bookmarkEnd w:id="151"/>
    </w:p>
    <w:p w14:paraId="08A4E1DC" w14:textId="77777777" w:rsidR="001B7424" w:rsidRDefault="001B7424" w:rsidP="001B7424">
      <w:pPr>
        <w:autoSpaceDE w:val="0"/>
        <w:autoSpaceDN w:val="0"/>
        <w:adjustRightInd w:val="0"/>
        <w:rPr>
          <w:kern w:val="0"/>
          <w:sz w:val="24"/>
        </w:rPr>
      </w:pPr>
      <w:r>
        <w:rPr>
          <w:color w:val="000000"/>
          <w:kern w:val="0"/>
          <w:sz w:val="20"/>
          <w:szCs w:val="20"/>
        </w:rPr>
        <w:t>[42]</w:t>
      </w:r>
      <w:r>
        <w:rPr>
          <w:color w:val="000000"/>
          <w:kern w:val="0"/>
          <w:sz w:val="20"/>
          <w:szCs w:val="20"/>
        </w:rPr>
        <w:tab/>
      </w:r>
      <w:bookmarkStart w:id="152" w:name="_neb11A5B5B4_DC9C_4BB4_9482_F935B222CB1F"/>
      <w:r>
        <w:rPr>
          <w:rFonts w:ascii="宋体" w:cs="宋体" w:hint="eastAsia"/>
          <w:color w:val="000000"/>
          <w:kern w:val="0"/>
          <w:sz w:val="20"/>
          <w:szCs w:val="20"/>
        </w:rPr>
        <w:t>张雷</w:t>
      </w:r>
      <w:r>
        <w:rPr>
          <w:color w:val="000000"/>
          <w:kern w:val="0"/>
          <w:sz w:val="20"/>
          <w:szCs w:val="20"/>
        </w:rPr>
        <w:t xml:space="preserve">. </w:t>
      </w:r>
      <w:r>
        <w:rPr>
          <w:rFonts w:ascii="宋体" w:cs="宋体" w:hint="eastAsia"/>
          <w:color w:val="000000"/>
          <w:kern w:val="0"/>
          <w:sz w:val="20"/>
          <w:szCs w:val="20"/>
        </w:rPr>
        <w:t>工业以太网拓扑设计与优化研究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2012.</w:t>
      </w:r>
      <w:bookmarkEnd w:id="152"/>
    </w:p>
    <w:p w14:paraId="387977D5" w14:textId="77777777" w:rsidR="001B7424" w:rsidRDefault="001B7424" w:rsidP="001B7424">
      <w:pPr>
        <w:autoSpaceDE w:val="0"/>
        <w:autoSpaceDN w:val="0"/>
        <w:adjustRightInd w:val="0"/>
        <w:rPr>
          <w:kern w:val="0"/>
          <w:sz w:val="24"/>
        </w:rPr>
      </w:pPr>
      <w:r>
        <w:rPr>
          <w:color w:val="000000"/>
          <w:kern w:val="0"/>
          <w:sz w:val="20"/>
          <w:szCs w:val="20"/>
        </w:rPr>
        <w:t>[43]</w:t>
      </w:r>
      <w:r>
        <w:rPr>
          <w:color w:val="000000"/>
          <w:kern w:val="0"/>
          <w:sz w:val="20"/>
          <w:szCs w:val="20"/>
        </w:rPr>
        <w:tab/>
      </w:r>
      <w:bookmarkStart w:id="153" w:name="_neb232D749F_0131_4666_94A8_8C8B211EC995"/>
      <w:r>
        <w:rPr>
          <w:rFonts w:ascii="宋体" w:cs="宋体" w:hint="eastAsia"/>
          <w:color w:val="000000"/>
          <w:kern w:val="0"/>
          <w:sz w:val="20"/>
          <w:szCs w:val="20"/>
        </w:rPr>
        <w:t>何肇雄</w:t>
      </w:r>
      <w:r>
        <w:rPr>
          <w:color w:val="000000"/>
          <w:kern w:val="0"/>
          <w:sz w:val="20"/>
          <w:szCs w:val="20"/>
        </w:rPr>
        <w:t xml:space="preserve">. </w:t>
      </w:r>
      <w:r>
        <w:rPr>
          <w:rFonts w:ascii="宋体" w:cs="宋体" w:hint="eastAsia"/>
          <w:color w:val="000000"/>
          <w:kern w:val="0"/>
          <w:sz w:val="20"/>
          <w:szCs w:val="20"/>
        </w:rPr>
        <w:t>战术数据链组网技术研究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2011.</w:t>
      </w:r>
      <w:bookmarkEnd w:id="153"/>
    </w:p>
    <w:p w14:paraId="26F70816" w14:textId="77777777" w:rsidR="001B7424" w:rsidRDefault="001B7424" w:rsidP="001B7424">
      <w:pPr>
        <w:autoSpaceDE w:val="0"/>
        <w:autoSpaceDN w:val="0"/>
        <w:adjustRightInd w:val="0"/>
        <w:rPr>
          <w:kern w:val="0"/>
          <w:sz w:val="24"/>
        </w:rPr>
      </w:pPr>
      <w:r>
        <w:rPr>
          <w:color w:val="000000"/>
          <w:kern w:val="0"/>
          <w:sz w:val="20"/>
          <w:szCs w:val="20"/>
        </w:rPr>
        <w:t>[44]</w:t>
      </w:r>
      <w:r>
        <w:rPr>
          <w:color w:val="000000"/>
          <w:kern w:val="0"/>
          <w:sz w:val="20"/>
          <w:szCs w:val="20"/>
        </w:rPr>
        <w:tab/>
      </w:r>
      <w:bookmarkStart w:id="154" w:name="_nebD26B79F6_C709_420C_AC36_7611270F4754"/>
      <w:r>
        <w:rPr>
          <w:rFonts w:ascii="宋体" w:cs="宋体" w:hint="eastAsia"/>
          <w:color w:val="000000"/>
          <w:kern w:val="0"/>
          <w:sz w:val="20"/>
          <w:szCs w:val="20"/>
        </w:rPr>
        <w:t>韦宏</w:t>
      </w:r>
      <w:r>
        <w:rPr>
          <w:color w:val="000000"/>
          <w:kern w:val="0"/>
          <w:sz w:val="20"/>
          <w:szCs w:val="20"/>
        </w:rPr>
        <w:t xml:space="preserve">, </w:t>
      </w:r>
      <w:r>
        <w:rPr>
          <w:rFonts w:ascii="宋体" w:cs="宋体" w:hint="eastAsia"/>
          <w:color w:val="000000"/>
          <w:kern w:val="0"/>
          <w:sz w:val="20"/>
          <w:szCs w:val="20"/>
        </w:rPr>
        <w:t>付友涛</w:t>
      </w:r>
      <w:r>
        <w:rPr>
          <w:color w:val="000000"/>
          <w:kern w:val="0"/>
          <w:sz w:val="20"/>
          <w:szCs w:val="20"/>
        </w:rPr>
        <w:t xml:space="preserve">, </w:t>
      </w:r>
      <w:r>
        <w:rPr>
          <w:rFonts w:ascii="宋体" w:cs="宋体" w:hint="eastAsia"/>
          <w:color w:val="000000"/>
          <w:kern w:val="0"/>
          <w:sz w:val="20"/>
          <w:szCs w:val="20"/>
        </w:rPr>
        <w:t>孔凡鹏</w:t>
      </w:r>
      <w:r>
        <w:rPr>
          <w:color w:val="000000"/>
          <w:kern w:val="0"/>
          <w:sz w:val="20"/>
          <w:szCs w:val="20"/>
        </w:rPr>
        <w:t xml:space="preserve">, </w:t>
      </w:r>
      <w:r>
        <w:rPr>
          <w:rFonts w:ascii="宋体" w:cs="宋体" w:hint="eastAsia"/>
          <w:color w:val="000000"/>
          <w:kern w:val="0"/>
          <w:sz w:val="20"/>
          <w:szCs w:val="20"/>
        </w:rPr>
        <w:t>孙洁</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FPGA</w:t>
      </w:r>
      <w:r>
        <w:rPr>
          <w:rFonts w:ascii="宋体" w:cs="宋体" w:hint="eastAsia"/>
          <w:color w:val="000000"/>
          <w:kern w:val="0"/>
          <w:sz w:val="20"/>
          <w:szCs w:val="20"/>
        </w:rPr>
        <w:t>的千兆以太网设计</w:t>
      </w:r>
      <w:r>
        <w:rPr>
          <w:color w:val="000000"/>
          <w:kern w:val="0"/>
          <w:sz w:val="20"/>
          <w:szCs w:val="20"/>
        </w:rPr>
        <w:t xml:space="preserve">. </w:t>
      </w:r>
      <w:r>
        <w:rPr>
          <w:rFonts w:ascii="宋体" w:cs="宋体" w:hint="eastAsia"/>
          <w:color w:val="000000"/>
          <w:kern w:val="0"/>
          <w:sz w:val="20"/>
          <w:szCs w:val="20"/>
        </w:rPr>
        <w:t>现代电子技术</w:t>
      </w:r>
      <w:r>
        <w:rPr>
          <w:color w:val="000000"/>
          <w:kern w:val="0"/>
          <w:sz w:val="20"/>
          <w:szCs w:val="20"/>
        </w:rPr>
        <w:t>. 2012, (18): 56-59.</w:t>
      </w:r>
      <w:bookmarkEnd w:id="154"/>
    </w:p>
    <w:p w14:paraId="6DFE086F" w14:textId="77777777" w:rsidR="001B7424" w:rsidRDefault="001B7424" w:rsidP="001B7424">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胡广华</w:t>
      </w:r>
      <w:r>
        <w:rPr>
          <w:color w:val="000000"/>
          <w:kern w:val="0"/>
          <w:sz w:val="20"/>
          <w:szCs w:val="20"/>
        </w:rPr>
        <w:t xml:space="preserve">. </w:t>
      </w:r>
      <w:r>
        <w:rPr>
          <w:rFonts w:ascii="宋体" w:cs="宋体" w:hint="eastAsia"/>
          <w:color w:val="000000"/>
          <w:kern w:val="0"/>
          <w:sz w:val="20"/>
          <w:szCs w:val="20"/>
        </w:rPr>
        <w:t>制造车间布局优化方法研究与系统实现</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2007.</w:t>
      </w:r>
    </w:p>
    <w:p w14:paraId="45967F5D" w14:textId="14C501C0" w:rsidR="001B7424" w:rsidRDefault="001B7424" w:rsidP="001B7424">
      <w:pPr>
        <w:autoSpaceDE w:val="0"/>
        <w:autoSpaceDN w:val="0"/>
        <w:adjustRightInd w:val="0"/>
        <w:rPr>
          <w:color w:val="000000"/>
          <w:kern w:val="0"/>
          <w:sz w:val="20"/>
          <w:szCs w:val="20"/>
        </w:rPr>
      </w:pPr>
      <w:r>
        <w:rPr>
          <w:color w:val="000000"/>
          <w:kern w:val="0"/>
          <w:sz w:val="20"/>
          <w:szCs w:val="20"/>
        </w:rPr>
        <w:t>[46]</w:t>
      </w:r>
      <w:r>
        <w:rPr>
          <w:color w:val="000000"/>
          <w:kern w:val="0"/>
          <w:sz w:val="20"/>
          <w:szCs w:val="20"/>
        </w:rPr>
        <w:tab/>
      </w:r>
      <w:r>
        <w:rPr>
          <w:rFonts w:ascii="宋体" w:cs="宋体" w:hint="eastAsia"/>
          <w:color w:val="000000"/>
          <w:kern w:val="0"/>
          <w:sz w:val="20"/>
          <w:szCs w:val="20"/>
        </w:rPr>
        <w:t>刘博士</w:t>
      </w:r>
      <w:r>
        <w:rPr>
          <w:color w:val="000000"/>
          <w:kern w:val="0"/>
          <w:sz w:val="20"/>
          <w:szCs w:val="20"/>
        </w:rPr>
        <w:t xml:space="preserve">. </w:t>
      </w:r>
      <w:r>
        <w:rPr>
          <w:rFonts w:ascii="宋体" w:cs="宋体" w:hint="eastAsia"/>
          <w:color w:val="000000"/>
          <w:kern w:val="0"/>
          <w:sz w:val="20"/>
          <w:szCs w:val="20"/>
        </w:rPr>
        <w:t>路由器</w:t>
      </w:r>
      <w:r>
        <w:rPr>
          <w:color w:val="000000"/>
          <w:kern w:val="0"/>
          <w:sz w:val="20"/>
          <w:szCs w:val="20"/>
        </w:rPr>
        <w:t>/</w:t>
      </w:r>
      <w:r>
        <w:rPr>
          <w:rFonts w:ascii="宋体" w:cs="宋体" w:hint="eastAsia"/>
          <w:color w:val="000000"/>
          <w:kern w:val="0"/>
          <w:sz w:val="20"/>
          <w:szCs w:val="20"/>
        </w:rPr>
        <w:t>交换机通用控制方法与实现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电子科技大学</w:t>
      </w:r>
      <w:r>
        <w:rPr>
          <w:color w:val="000000"/>
          <w:kern w:val="0"/>
          <w:sz w:val="20"/>
          <w:szCs w:val="20"/>
        </w:rPr>
        <w:t>, 2012.</w:t>
      </w:r>
    </w:p>
    <w:p w14:paraId="6201BD9D" w14:textId="77777777" w:rsidR="00D32761" w:rsidRDefault="00D32761" w:rsidP="00D32761">
      <w:pPr>
        <w:pStyle w:val="10"/>
        <w:numPr>
          <w:ilvl w:val="0"/>
          <w:numId w:val="0"/>
        </w:numPr>
        <w:ind w:left="432"/>
      </w:pPr>
      <w:bookmarkStart w:id="155" w:name="_Toc481489311"/>
      <w:r>
        <w:rPr>
          <w:rFonts w:hint="eastAsia"/>
        </w:rPr>
        <w:lastRenderedPageBreak/>
        <w:t>致谢</w:t>
      </w:r>
      <w:bookmarkEnd w:id="155"/>
    </w:p>
    <w:p w14:paraId="77D41E07" w14:textId="77777777" w:rsidR="00D32761" w:rsidRDefault="00D32761" w:rsidP="00D32761">
      <w:pPr>
        <w:pStyle w:val="aff1"/>
      </w:pPr>
      <w:r>
        <w:rPr>
          <w:rFonts w:hint="eastAsia"/>
        </w:rPr>
        <w:t>首先衷心感谢我的导师，向华副教授，本文从选题、设计到最终的完成，无一不凝聚着导师的心血。在我攻读硕士研究生的两年学习期间，导师渊博的学识、丰富的实践经验、严谨的治学态度、踏实的工作作风和敢于创新的科研精神，都让我受益匪浅，并将对我今后的工作和生活产生深远的影响，在此我向恩师向华副教授致以衷心的感谢和崇高的敬意。</w:t>
      </w:r>
    </w:p>
    <w:p w14:paraId="1F90E543" w14:textId="77777777" w:rsidR="00D32761" w:rsidRPr="00625F74" w:rsidRDefault="00D32761" w:rsidP="00D32761">
      <w:pPr>
        <w:pStyle w:val="aff1"/>
      </w:pPr>
      <w:r>
        <w:rPr>
          <w:rFonts w:hint="eastAsia"/>
        </w:rPr>
        <w:t>同时，感谢杨建中教授和李振翰博士在本文写作过程中给予的帮助和指导，感谢华中数控有限公司给予的技术支持。</w:t>
      </w:r>
    </w:p>
    <w:p w14:paraId="14B7F26A" w14:textId="77777777" w:rsidR="00D32761" w:rsidRDefault="00D32761" w:rsidP="00D32761">
      <w:pPr>
        <w:pStyle w:val="aff1"/>
      </w:pPr>
      <w:r>
        <w:rPr>
          <w:rFonts w:hint="eastAsia"/>
        </w:rPr>
        <w:t>感谢与我</w:t>
      </w:r>
      <w:r>
        <w:rPr>
          <w:rFonts w:hint="eastAsia"/>
          <w:noProof/>
        </w:rPr>
        <w:t>同一</w:t>
      </w:r>
      <w:r>
        <w:rPr>
          <w:rFonts w:hint="eastAsia"/>
        </w:rPr>
        <w:t>实验室的所以兄弟姐妹，在这两年的学习生活中，大家一同分享学习的经验和生活的喜悦，留下了许多美好的回忆，我将永远铭记这段珍贵时光。</w:t>
      </w:r>
    </w:p>
    <w:p w14:paraId="6FDB9363" w14:textId="77777777" w:rsidR="00D32761" w:rsidRDefault="00D32761" w:rsidP="00D32761">
      <w:pPr>
        <w:pStyle w:val="aff1"/>
      </w:pPr>
      <w:r>
        <w:rPr>
          <w:rFonts w:hint="eastAsia"/>
        </w:rPr>
        <w:t>感谢我挚爱的家人多年来对我精神上和物质上无私的支持和鼓励，感谢他们一直在身后默默地支持我的学业！</w:t>
      </w:r>
    </w:p>
    <w:p w14:paraId="55B236B9" w14:textId="77777777" w:rsidR="00D32761" w:rsidRDefault="00D32761" w:rsidP="00D32761">
      <w:pPr>
        <w:pStyle w:val="aff1"/>
      </w:pPr>
      <w:r>
        <w:rPr>
          <w:rFonts w:hint="eastAsia"/>
        </w:rPr>
        <w:t>最后，向阅读评审本文的各位专家学者表示衷心的感谢！</w:t>
      </w:r>
    </w:p>
    <w:p w14:paraId="30EA377E" w14:textId="77777777" w:rsidR="00D32761" w:rsidRDefault="00D32761" w:rsidP="00D32761">
      <w:pPr>
        <w:pStyle w:val="aff1"/>
      </w:pPr>
    </w:p>
    <w:p w14:paraId="245F9FE9" w14:textId="77777777" w:rsidR="00D32761" w:rsidRDefault="00D32761" w:rsidP="00D32761">
      <w:pPr>
        <w:pStyle w:val="aff1"/>
      </w:pPr>
    </w:p>
    <w:p w14:paraId="03867DE6" w14:textId="77777777" w:rsidR="00D32761" w:rsidRDefault="00D32761" w:rsidP="00D32761">
      <w:pPr>
        <w:pStyle w:val="aff1"/>
      </w:pPr>
    </w:p>
    <w:p w14:paraId="59988245" w14:textId="77777777" w:rsidR="00D32761" w:rsidRDefault="00D32761" w:rsidP="00D32761">
      <w:pPr>
        <w:pStyle w:val="aff1"/>
        <w:jc w:val="left"/>
      </w:pPr>
      <w:r>
        <w:rPr>
          <w:rFonts w:hint="eastAsia"/>
        </w:rPr>
        <w:t xml:space="preserve">                                          </w:t>
      </w:r>
      <w:r>
        <w:t xml:space="preserve">           </w:t>
      </w:r>
      <w:r>
        <w:rPr>
          <w:rFonts w:hint="eastAsia"/>
        </w:rPr>
        <w:t>秦华伟</w:t>
      </w:r>
    </w:p>
    <w:p w14:paraId="4ACA873A" w14:textId="77777777" w:rsidR="00D32761" w:rsidRPr="00E81CC8" w:rsidRDefault="00D32761" w:rsidP="00D32761">
      <w:pPr>
        <w:pStyle w:val="aff1"/>
        <w:ind w:firstLineChars="2400" w:firstLine="5760"/>
        <w:jc w:val="left"/>
      </w:pPr>
      <w:r>
        <w:rPr>
          <w:rFonts w:hint="eastAsia"/>
        </w:rPr>
        <w:t>2017</w:t>
      </w:r>
      <w:r>
        <w:rPr>
          <w:rFonts w:hint="eastAsia"/>
        </w:rPr>
        <w:t>年</w:t>
      </w:r>
      <w:r>
        <w:rPr>
          <w:rFonts w:hint="eastAsia"/>
        </w:rPr>
        <w:t>5</w:t>
      </w:r>
      <w:r>
        <w:rPr>
          <w:rFonts w:hint="eastAsia"/>
        </w:rPr>
        <w:t>月于华中科技大学</w:t>
      </w:r>
    </w:p>
    <w:p w14:paraId="69F23943" w14:textId="7E9A3FFD" w:rsidR="00923733" w:rsidRDefault="00923733" w:rsidP="007825FE">
      <w:pPr>
        <w:pStyle w:val="10"/>
        <w:numPr>
          <w:ilvl w:val="0"/>
          <w:numId w:val="0"/>
        </w:numPr>
        <w:ind w:left="432"/>
      </w:pPr>
      <w:bookmarkStart w:id="156" w:name="_Toc481489313"/>
      <w:r>
        <w:rPr>
          <w:rFonts w:hint="eastAsia"/>
        </w:rPr>
        <w:lastRenderedPageBreak/>
        <w:t>附录</w:t>
      </w:r>
      <w:bookmarkEnd w:id="156"/>
    </w:p>
    <w:p w14:paraId="7E95BD99" w14:textId="1958291E" w:rsidR="00923733" w:rsidRDefault="009B7054" w:rsidP="007825FE">
      <w:pPr>
        <w:pStyle w:val="2"/>
        <w:numPr>
          <w:ilvl w:val="0"/>
          <w:numId w:val="0"/>
        </w:numPr>
        <w:ind w:left="576" w:hanging="576"/>
      </w:pPr>
      <w:bookmarkStart w:id="157" w:name="_Toc481489314"/>
      <w:r>
        <w:rPr>
          <w:rFonts w:hint="eastAsia"/>
        </w:rPr>
        <w:t>附录一</w:t>
      </w:r>
      <w:bookmarkEnd w:id="157"/>
    </w:p>
    <w:p w14:paraId="662E13ED" w14:textId="5FF1982D" w:rsidR="007825FE" w:rsidRPr="007825FE" w:rsidRDefault="007825FE" w:rsidP="007825FE">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723424">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723424">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DB30AA"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723424">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DB30AA" w:rsidP="003C7875">
            <w:pPr>
              <w:pStyle w:val="aff6"/>
            </w:pPr>
            <m:oMathPara>
              <m:oMath>
                <m:sSubSup>
                  <m:sSubSupPr>
                    <m:ctrlPr>
                      <w:rPr>
                        <w:rFonts w:ascii="Cambria Math" w:hAnsi="Cambria Math"/>
                      </w:rPr>
                    </m:ctrlPr>
                  </m:sSubSupPr>
                  <m:e>
                    <m:r>
                      <m:rPr>
                        <m:sty m:val="p"/>
                      </m:rPr>
                      <w:rPr>
                        <w:rFonts w:ascii="Cambria Math" w:hAnsi="Cambria Math"/>
                      </w:rPr>
                      <m:t>∅73.4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723424">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DB30AA" w:rsidP="003C7875">
            <w:pPr>
              <w:pStyle w:val="aff6"/>
            </w:pPr>
            <m:oMathPara>
              <m:oMath>
                <m:sSubSup>
                  <m:sSubSupPr>
                    <m:ctrlPr>
                      <w:rPr>
                        <w:rFonts w:ascii="Cambria Math" w:hAnsi="Cambria Math"/>
                      </w:rPr>
                    </m:ctrlPr>
                  </m:sSubSupPr>
                  <m:e>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5395CA32"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2</w:t>
      </w:r>
      <w:r>
        <w:fldChar w:fldCharType="end"/>
      </w:r>
      <w:r>
        <w:t xml:space="preserve"> PF2</w:t>
      </w:r>
      <w:r>
        <w:rPr>
          <w:rFonts w:hint="eastAsia"/>
        </w:rPr>
        <w:t>轮毂单元工序三参数规格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723424">
        <w:tc>
          <w:tcPr>
            <w:tcW w:w="1630" w:type="dxa"/>
            <w:tcBorders>
              <w:top w:val="single" w:sz="4" w:space="0" w:color="auto"/>
              <w:bottom w:val="single" w:sz="4" w:space="0" w:color="auto"/>
            </w:tcBorders>
            <w:vAlign w:val="center"/>
          </w:tcPr>
          <w:p w14:paraId="289D1CCD" w14:textId="287E6097" w:rsidR="00DA5453" w:rsidRPr="00F460FC" w:rsidRDefault="004D1778" w:rsidP="00723424">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723424">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723424">
            <w:pPr>
              <w:pStyle w:val="aff6"/>
            </w:pPr>
            <w:r w:rsidRPr="00F460FC">
              <w:rPr>
                <w:rFonts w:hint="eastAsia"/>
              </w:rPr>
              <w:t>主轴转速</w:t>
            </w:r>
          </w:p>
          <w:p w14:paraId="6608EB76"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723424">
            <w:pPr>
              <w:pStyle w:val="aff6"/>
            </w:pPr>
            <w:r w:rsidRPr="00F460FC">
              <w:rPr>
                <w:rFonts w:hint="eastAsia"/>
              </w:rPr>
              <w:t>进给量</w:t>
            </w:r>
          </w:p>
          <w:p w14:paraId="079DDD85"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723424">
            <w:pPr>
              <w:pStyle w:val="aff6"/>
            </w:pPr>
            <w:r w:rsidRPr="00F460FC">
              <w:rPr>
                <w:rFonts w:hint="eastAsia"/>
              </w:rPr>
              <w:t>尺寸规格</w:t>
            </w:r>
          </w:p>
        </w:tc>
      </w:tr>
      <w:tr w:rsidR="00DA5453" w:rsidRPr="00F460FC" w14:paraId="5FB68299" w14:textId="77777777" w:rsidTr="00723424">
        <w:tc>
          <w:tcPr>
            <w:tcW w:w="1630" w:type="dxa"/>
            <w:tcBorders>
              <w:top w:val="single" w:sz="4" w:space="0" w:color="auto"/>
            </w:tcBorders>
            <w:vAlign w:val="center"/>
          </w:tcPr>
          <w:p w14:paraId="51A7C78C" w14:textId="77777777" w:rsidR="00DA5453" w:rsidRPr="00F460FC" w:rsidRDefault="00DA5453" w:rsidP="00723424">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723424">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723424">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723424">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723424">
            <w:pPr>
              <w:pStyle w:val="aff6"/>
            </w:pPr>
            <m:oMathPara>
              <m:oMath>
                <m:r>
                  <m:rPr>
                    <m:sty m:val="p"/>
                  </m:rPr>
                  <w:rPr>
                    <w:rFonts w:ascii="Cambria Math" w:hAnsi="Cambria Math"/>
                  </w:rPr>
                  <m:t>∅42.05±0.008</m:t>
                </m:r>
              </m:oMath>
            </m:oMathPara>
          </w:p>
        </w:tc>
      </w:tr>
    </w:tbl>
    <w:p w14:paraId="54EEA9B0" w14:textId="3D731718"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3</w:t>
      </w:r>
      <w:r>
        <w:fldChar w:fldCharType="end"/>
      </w:r>
      <w:r>
        <w:t xml:space="preserve"> PF2</w:t>
      </w:r>
      <w:r>
        <w:rPr>
          <w:rFonts w:hint="eastAsia"/>
        </w:rPr>
        <w:t>轮毂单元工序四参数规格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723424">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D06421">
        <w:trPr>
          <w:trHeight w:val="127"/>
        </w:trPr>
        <w:tc>
          <w:tcPr>
            <w:tcW w:w="1260" w:type="dxa"/>
            <w:vAlign w:val="center"/>
          </w:tcPr>
          <w:p w14:paraId="0C9A5705" w14:textId="32561D0F" w:rsidR="00984188" w:rsidRPr="00F460FC" w:rsidRDefault="00984188" w:rsidP="00984188">
            <w:pPr>
              <w:pStyle w:val="aff6"/>
            </w:pPr>
            <w:r>
              <w:t>5</w:t>
            </w:r>
          </w:p>
        </w:tc>
        <w:tc>
          <w:tcPr>
            <w:tcW w:w="1487" w:type="dxa"/>
            <w:vAlign w:val="center"/>
          </w:tcPr>
          <w:p w14:paraId="18090E5F" w14:textId="3832CF62" w:rsidR="00984188" w:rsidRDefault="00984188" w:rsidP="00984188">
            <w:pPr>
              <w:pStyle w:val="aff6"/>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3BD8A6BB" w:rsidR="00554244" w:rsidRPr="007825FE" w:rsidRDefault="004D1778" w:rsidP="00554244">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4</w:t>
      </w:r>
      <w:r>
        <w:fldChar w:fldCharType="end"/>
      </w:r>
      <w:r w:rsidR="00554244">
        <w:t xml:space="preserve"> PF2</w:t>
      </w:r>
      <w:r w:rsidR="00554244">
        <w:rPr>
          <w:rFonts w:hint="eastAsia"/>
        </w:rPr>
        <w:t>轮毂单元工序五参数规格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pPr>
          </w:p>
        </w:tc>
      </w:tr>
    </w:tbl>
    <w:p w14:paraId="685EDE94" w14:textId="77777777" w:rsidR="00D06421" w:rsidRDefault="00D06421" w:rsidP="003125F5">
      <w:pPr>
        <w:pStyle w:val="aff3"/>
      </w:pPr>
    </w:p>
    <w:p w14:paraId="0BA40C98" w14:textId="77777777" w:rsidR="00D06421" w:rsidRDefault="00D06421" w:rsidP="003125F5">
      <w:pPr>
        <w:pStyle w:val="aff3"/>
      </w:pPr>
    </w:p>
    <w:p w14:paraId="570F078F" w14:textId="36288BA8"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5</w:t>
      </w:r>
      <w:r>
        <w:fldChar w:fldCharType="end"/>
      </w:r>
      <w:r>
        <w:t xml:space="preserve"> PF2</w:t>
      </w:r>
      <w:r>
        <w:rPr>
          <w:rFonts w:hint="eastAsia"/>
        </w:rPr>
        <w:t>轮毂单元工序六参数规格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723424">
        <w:tc>
          <w:tcPr>
            <w:tcW w:w="1630" w:type="dxa"/>
            <w:tcBorders>
              <w:top w:val="single" w:sz="4" w:space="0" w:color="auto"/>
              <w:bottom w:val="single" w:sz="4" w:space="0" w:color="auto"/>
            </w:tcBorders>
            <w:vAlign w:val="center"/>
          </w:tcPr>
          <w:p w14:paraId="4394CDD0" w14:textId="77777777" w:rsidR="007E05F5" w:rsidRPr="00181BA2" w:rsidRDefault="007E05F5" w:rsidP="00723424">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723424">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723424">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723424">
            <w:pPr>
              <w:pStyle w:val="aff6"/>
            </w:pPr>
            <w:r w:rsidRPr="00181BA2">
              <w:rPr>
                <w:rFonts w:hint="eastAsia"/>
              </w:rPr>
              <w:t>尺寸规格</w:t>
            </w:r>
          </w:p>
        </w:tc>
      </w:tr>
      <w:tr w:rsidR="007E05F5" w:rsidRPr="00181BA2" w14:paraId="39935417" w14:textId="77777777" w:rsidTr="00723424">
        <w:tc>
          <w:tcPr>
            <w:tcW w:w="1630" w:type="dxa"/>
            <w:tcBorders>
              <w:top w:val="single" w:sz="4" w:space="0" w:color="auto"/>
            </w:tcBorders>
            <w:vAlign w:val="center"/>
          </w:tcPr>
          <w:p w14:paraId="7072831E" w14:textId="77777777" w:rsidR="007E05F5" w:rsidRPr="00181BA2" w:rsidRDefault="007E05F5" w:rsidP="00723424">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723424">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723424">
            <w:pPr>
              <w:pStyle w:val="aff6"/>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723424">
            <w:pPr>
              <w:pStyle w:val="aff6"/>
            </w:pPr>
          </w:p>
        </w:tc>
      </w:tr>
    </w:tbl>
    <w:p w14:paraId="490A9B13" w14:textId="19C8A527" w:rsidR="009B7054" w:rsidRDefault="009B7054" w:rsidP="009B7054">
      <w:pPr>
        <w:pStyle w:val="2"/>
        <w:numPr>
          <w:ilvl w:val="0"/>
          <w:numId w:val="0"/>
        </w:numPr>
        <w:ind w:left="576" w:hanging="576"/>
      </w:pPr>
      <w:bookmarkStart w:id="158" w:name="_Toc481489315"/>
      <w:r>
        <w:rPr>
          <w:rFonts w:hint="eastAsia"/>
        </w:rPr>
        <w:t>附录二</w:t>
      </w:r>
      <w:bookmarkEnd w:id="158"/>
    </w:p>
    <w:p w14:paraId="41749A51" w14:textId="73609F7A"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723424">
            <w:pPr>
              <w:pStyle w:val="aff6"/>
            </w:pPr>
            <w:r w:rsidRPr="00CF74C9">
              <w:rPr>
                <w:rFonts w:hint="eastAsia"/>
              </w:rPr>
              <w:t>CH7520</w:t>
            </w:r>
            <w:r>
              <w:t>B</w:t>
            </w:r>
          </w:p>
        </w:tc>
        <w:tc>
          <w:tcPr>
            <w:tcW w:w="1331" w:type="dxa"/>
          </w:tcPr>
          <w:p w14:paraId="1E2AC070" w14:textId="4C5FFAC7" w:rsidR="00BD4A72" w:rsidRDefault="00BD4A72" w:rsidP="00723424">
            <w:pPr>
              <w:pStyle w:val="aff6"/>
            </w:pPr>
            <w:r>
              <w:rPr>
                <w:rFonts w:hint="eastAsia"/>
              </w:rPr>
              <w:t>车床</w:t>
            </w:r>
          </w:p>
        </w:tc>
        <w:tc>
          <w:tcPr>
            <w:tcW w:w="1261" w:type="dxa"/>
            <w:vAlign w:val="center"/>
          </w:tcPr>
          <w:p w14:paraId="6436A0F6" w14:textId="0965B704" w:rsidR="00BD4A72" w:rsidRPr="00CF74C9" w:rsidRDefault="00BD4A72" w:rsidP="00723424">
            <w:pPr>
              <w:pStyle w:val="aff6"/>
            </w:pPr>
            <w:r>
              <w:t>11/</w:t>
            </w:r>
            <w:r w:rsidRPr="00CF74C9">
              <w:rPr>
                <w:rFonts w:hint="eastAsia"/>
              </w:rPr>
              <w:t>15</w:t>
            </w:r>
          </w:p>
        </w:tc>
        <w:tc>
          <w:tcPr>
            <w:tcW w:w="1767" w:type="dxa"/>
            <w:vAlign w:val="center"/>
          </w:tcPr>
          <w:p w14:paraId="1EC9F2B5" w14:textId="2C459F7F" w:rsidR="00BD4A72" w:rsidRPr="00CF74C9" w:rsidRDefault="00BD4A72" w:rsidP="00723424">
            <w:pPr>
              <w:pStyle w:val="aff6"/>
            </w:pPr>
            <w:r>
              <w:t>3000</w:t>
            </w:r>
          </w:p>
        </w:tc>
        <w:tc>
          <w:tcPr>
            <w:tcW w:w="851" w:type="dxa"/>
          </w:tcPr>
          <w:p w14:paraId="36AD745D" w14:textId="746BBE1F" w:rsidR="00BD4A72" w:rsidRPr="00CF74C9" w:rsidRDefault="00151F91" w:rsidP="00723424">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pPr>
            <w:r>
              <w:rPr>
                <w:rFonts w:hint="eastAsia"/>
              </w:rPr>
              <w:t>车床</w:t>
            </w:r>
          </w:p>
        </w:tc>
        <w:tc>
          <w:tcPr>
            <w:tcW w:w="1261" w:type="dxa"/>
            <w:vAlign w:val="center"/>
          </w:tcPr>
          <w:p w14:paraId="46070FB1" w14:textId="69255410" w:rsidR="00BD4A72" w:rsidRPr="00CF74C9" w:rsidRDefault="00BD4A72" w:rsidP="00F80060">
            <w:pPr>
              <w:pStyle w:val="aff6"/>
            </w:pPr>
            <w:r>
              <w:rPr>
                <w:rFonts w:hint="eastAsia"/>
              </w:rPr>
              <w:t>7.5</w:t>
            </w:r>
            <w:r>
              <w:t>/11</w:t>
            </w:r>
          </w:p>
        </w:tc>
        <w:tc>
          <w:tcPr>
            <w:tcW w:w="1767" w:type="dxa"/>
            <w:vAlign w:val="center"/>
          </w:tcPr>
          <w:p w14:paraId="17F1CC79" w14:textId="4103499F" w:rsidR="00BD4A72" w:rsidRPr="00CF74C9" w:rsidRDefault="00BD4A72" w:rsidP="00F80060">
            <w:pPr>
              <w:pStyle w:val="aff6"/>
            </w:pPr>
            <w:r>
              <w:rPr>
                <w:rFonts w:hint="eastAsia"/>
              </w:rPr>
              <w:t>4000</w:t>
            </w:r>
          </w:p>
        </w:tc>
        <w:tc>
          <w:tcPr>
            <w:tcW w:w="851" w:type="dxa"/>
          </w:tcPr>
          <w:p w14:paraId="10F617E0" w14:textId="245EFAB1" w:rsidR="00BD4A72" w:rsidRDefault="00BD4A72" w:rsidP="00F80060">
            <w:pPr>
              <w:pStyle w:val="aff6"/>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pPr>
            <w:r>
              <w:rPr>
                <w:rFonts w:hint="eastAsia"/>
              </w:rPr>
              <w:t>VMC850LT</w:t>
            </w:r>
          </w:p>
        </w:tc>
        <w:tc>
          <w:tcPr>
            <w:tcW w:w="1331" w:type="dxa"/>
          </w:tcPr>
          <w:p w14:paraId="259E291B" w14:textId="65093F69" w:rsidR="00BD4A72" w:rsidRDefault="00BD4A72" w:rsidP="00F80060">
            <w:pPr>
              <w:pStyle w:val="aff6"/>
            </w:pPr>
            <w:r>
              <w:rPr>
                <w:rFonts w:hint="eastAsia"/>
              </w:rPr>
              <w:t>加工中心</w:t>
            </w:r>
          </w:p>
        </w:tc>
        <w:tc>
          <w:tcPr>
            <w:tcW w:w="1261" w:type="dxa"/>
            <w:vAlign w:val="center"/>
          </w:tcPr>
          <w:p w14:paraId="1A4EDFFA" w14:textId="7B749D10" w:rsidR="00BD4A72" w:rsidRDefault="00DC746F" w:rsidP="00F80060">
            <w:pPr>
              <w:pStyle w:val="aff6"/>
            </w:pPr>
            <w:r>
              <w:rPr>
                <w:rFonts w:hint="eastAsia"/>
              </w:rPr>
              <w:t>7.5</w:t>
            </w:r>
            <w:r>
              <w:t>/11</w:t>
            </w:r>
          </w:p>
        </w:tc>
        <w:tc>
          <w:tcPr>
            <w:tcW w:w="1767" w:type="dxa"/>
            <w:vAlign w:val="center"/>
          </w:tcPr>
          <w:p w14:paraId="5EF331A4" w14:textId="5A915ADB" w:rsidR="00BD4A72" w:rsidRDefault="00DC746F" w:rsidP="00F80060">
            <w:pPr>
              <w:pStyle w:val="aff6"/>
            </w:pPr>
            <w:r>
              <w:rPr>
                <w:rFonts w:hint="eastAsia"/>
              </w:rPr>
              <w:t>8000</w:t>
            </w:r>
          </w:p>
        </w:tc>
        <w:tc>
          <w:tcPr>
            <w:tcW w:w="851" w:type="dxa"/>
          </w:tcPr>
          <w:p w14:paraId="32C446C8" w14:textId="342966D7" w:rsidR="00BD4A72" w:rsidRDefault="005B1CC0" w:rsidP="00F80060">
            <w:pPr>
              <w:pStyle w:val="aff6"/>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pPr>
            <w:r>
              <w:rPr>
                <w:rFonts w:hint="eastAsia"/>
              </w:rPr>
              <w:t>CK</w:t>
            </w:r>
            <w:r>
              <w:t>7516</w:t>
            </w:r>
          </w:p>
        </w:tc>
        <w:tc>
          <w:tcPr>
            <w:tcW w:w="1331" w:type="dxa"/>
          </w:tcPr>
          <w:p w14:paraId="79148388" w14:textId="733C9B62" w:rsidR="00DC746F" w:rsidRDefault="00DD51F8" w:rsidP="00F80060">
            <w:pPr>
              <w:pStyle w:val="aff6"/>
            </w:pPr>
            <w:r>
              <w:rPr>
                <w:rFonts w:hint="eastAsia"/>
              </w:rPr>
              <w:t>车床</w:t>
            </w:r>
          </w:p>
        </w:tc>
        <w:tc>
          <w:tcPr>
            <w:tcW w:w="1261" w:type="dxa"/>
            <w:vAlign w:val="center"/>
          </w:tcPr>
          <w:p w14:paraId="2306F77D" w14:textId="1FD6EFF1" w:rsidR="00DC746F" w:rsidRDefault="003553A9" w:rsidP="00F80060">
            <w:pPr>
              <w:pStyle w:val="aff6"/>
            </w:pPr>
            <w:r>
              <w:rPr>
                <w:rFonts w:hint="eastAsia"/>
              </w:rPr>
              <w:t>15/1</w:t>
            </w:r>
            <w:r>
              <w:t>8.7</w:t>
            </w:r>
          </w:p>
        </w:tc>
        <w:tc>
          <w:tcPr>
            <w:tcW w:w="1767" w:type="dxa"/>
            <w:vAlign w:val="center"/>
          </w:tcPr>
          <w:p w14:paraId="5D512C48" w14:textId="7C8733D4" w:rsidR="00DC746F" w:rsidRDefault="003553A9" w:rsidP="00F80060">
            <w:pPr>
              <w:pStyle w:val="aff6"/>
            </w:pPr>
            <w:r>
              <w:rPr>
                <w:rFonts w:hint="eastAsia"/>
              </w:rPr>
              <w:t>8000</w:t>
            </w:r>
          </w:p>
        </w:tc>
        <w:tc>
          <w:tcPr>
            <w:tcW w:w="851" w:type="dxa"/>
          </w:tcPr>
          <w:p w14:paraId="0E1CB700" w14:textId="2D2F8CD8" w:rsidR="00DC746F" w:rsidRDefault="00911AFB" w:rsidP="00F80060">
            <w:pPr>
              <w:pStyle w:val="aff6"/>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pPr>
            <w:r>
              <w:rPr>
                <w:rFonts w:hint="eastAsia"/>
              </w:rPr>
              <w:t>其它</w:t>
            </w:r>
          </w:p>
        </w:tc>
        <w:tc>
          <w:tcPr>
            <w:tcW w:w="1331" w:type="dxa"/>
          </w:tcPr>
          <w:p w14:paraId="6D09F80A" w14:textId="77777777" w:rsidR="00151F91" w:rsidRDefault="00151F91" w:rsidP="00F80060">
            <w:pPr>
              <w:pStyle w:val="aff6"/>
            </w:pPr>
          </w:p>
        </w:tc>
        <w:tc>
          <w:tcPr>
            <w:tcW w:w="1261" w:type="dxa"/>
            <w:vAlign w:val="center"/>
          </w:tcPr>
          <w:p w14:paraId="327D8567" w14:textId="77777777" w:rsidR="00151F91" w:rsidRDefault="00151F91" w:rsidP="00F80060">
            <w:pPr>
              <w:pStyle w:val="aff6"/>
            </w:pPr>
          </w:p>
        </w:tc>
        <w:tc>
          <w:tcPr>
            <w:tcW w:w="1767" w:type="dxa"/>
            <w:vAlign w:val="center"/>
          </w:tcPr>
          <w:p w14:paraId="14739E4E" w14:textId="77777777" w:rsidR="00151F91" w:rsidRDefault="00151F91" w:rsidP="00F80060">
            <w:pPr>
              <w:pStyle w:val="aff6"/>
            </w:pPr>
          </w:p>
        </w:tc>
        <w:tc>
          <w:tcPr>
            <w:tcW w:w="851" w:type="dxa"/>
          </w:tcPr>
          <w:p w14:paraId="328CE0AA" w14:textId="3DF97BCC" w:rsidR="00151F91" w:rsidRDefault="00F04E4A" w:rsidP="00F80060">
            <w:pPr>
              <w:pStyle w:val="aff6"/>
            </w:pPr>
            <w:r>
              <w:rPr>
                <w:rFonts w:hint="eastAsia"/>
              </w:rPr>
              <w:t>21</w:t>
            </w:r>
          </w:p>
        </w:tc>
      </w:tr>
    </w:tbl>
    <w:p w14:paraId="1BF2CC0F" w14:textId="77777777" w:rsidR="00D06421" w:rsidRDefault="00D06421" w:rsidP="00D06421">
      <w:pPr>
        <w:pStyle w:val="aff1"/>
      </w:pPr>
      <w:bookmarkStart w:id="159" w:name="_Toc481489316"/>
    </w:p>
    <w:p w14:paraId="5734BCB7" w14:textId="77777777" w:rsidR="00D06421" w:rsidRDefault="00D06421" w:rsidP="00D06421">
      <w:pPr>
        <w:pStyle w:val="aff1"/>
      </w:pPr>
    </w:p>
    <w:p w14:paraId="3B6AD872" w14:textId="77777777" w:rsidR="00D06421" w:rsidRDefault="00D06421" w:rsidP="00D06421">
      <w:pPr>
        <w:pStyle w:val="aff1"/>
      </w:pPr>
    </w:p>
    <w:p w14:paraId="68DF11D4" w14:textId="77777777" w:rsidR="00D06421" w:rsidRDefault="00D06421" w:rsidP="00D06421">
      <w:pPr>
        <w:pStyle w:val="aff1"/>
      </w:pPr>
    </w:p>
    <w:p w14:paraId="2C65DCD7" w14:textId="77777777" w:rsidR="00D06421" w:rsidRDefault="00D06421" w:rsidP="00D06421">
      <w:pPr>
        <w:pStyle w:val="aff1"/>
      </w:pPr>
    </w:p>
    <w:p w14:paraId="0FB9EB1E" w14:textId="24C64507" w:rsidR="00D06421" w:rsidRDefault="00D06421" w:rsidP="00D06421">
      <w:pPr>
        <w:pStyle w:val="aff1"/>
      </w:pPr>
    </w:p>
    <w:p w14:paraId="6552EC4A" w14:textId="1723FBCE" w:rsidR="00D06421" w:rsidRDefault="00D06421" w:rsidP="00D06421">
      <w:pPr>
        <w:pStyle w:val="aff1"/>
      </w:pPr>
    </w:p>
    <w:p w14:paraId="5A7FC56E" w14:textId="2322D439" w:rsidR="00D06421" w:rsidRDefault="00D06421" w:rsidP="00D06421">
      <w:pPr>
        <w:pStyle w:val="aff1"/>
      </w:pPr>
    </w:p>
    <w:p w14:paraId="0A3455AB" w14:textId="67E22037" w:rsidR="00D06421" w:rsidRDefault="00D06421" w:rsidP="00D06421">
      <w:pPr>
        <w:pStyle w:val="aff1"/>
      </w:pPr>
    </w:p>
    <w:p w14:paraId="68FAC7C7" w14:textId="00317067" w:rsidR="00D06421" w:rsidRDefault="00D06421" w:rsidP="00D06421">
      <w:pPr>
        <w:pStyle w:val="aff1"/>
      </w:pPr>
    </w:p>
    <w:p w14:paraId="03B1DD76" w14:textId="44399DBD" w:rsidR="00D06421" w:rsidRDefault="00D06421" w:rsidP="00D06421">
      <w:pPr>
        <w:pStyle w:val="aff1"/>
      </w:pPr>
    </w:p>
    <w:p w14:paraId="71653D5D" w14:textId="77777777" w:rsidR="00D06421" w:rsidRDefault="00D06421" w:rsidP="00D06421">
      <w:pPr>
        <w:pStyle w:val="aff1"/>
      </w:pPr>
    </w:p>
    <w:p w14:paraId="33CFDA48" w14:textId="77777777" w:rsidR="00D06421" w:rsidRDefault="00D06421" w:rsidP="00D06421">
      <w:pPr>
        <w:pStyle w:val="aff1"/>
      </w:pPr>
    </w:p>
    <w:p w14:paraId="14D52B0B" w14:textId="77777777" w:rsidR="00D06421" w:rsidRDefault="00D06421" w:rsidP="00D06421">
      <w:pPr>
        <w:pStyle w:val="aff1"/>
      </w:pPr>
    </w:p>
    <w:p w14:paraId="384214A9" w14:textId="79217D69" w:rsidR="009B7054" w:rsidRDefault="009B7054" w:rsidP="009B7054">
      <w:pPr>
        <w:pStyle w:val="2"/>
        <w:numPr>
          <w:ilvl w:val="0"/>
          <w:numId w:val="0"/>
        </w:numPr>
        <w:ind w:left="576" w:hanging="576"/>
      </w:pPr>
      <w:r>
        <w:rPr>
          <w:rFonts w:hint="eastAsia"/>
        </w:rPr>
        <w:lastRenderedPageBreak/>
        <w:t>附录三</w:t>
      </w:r>
      <w:bookmarkEnd w:id="159"/>
    </w:p>
    <w:p w14:paraId="30A3CDAA" w14:textId="71CA9259" w:rsidR="0069739C" w:rsidRPr="0069739C" w:rsidRDefault="0069739C" w:rsidP="0069739C">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7</w:t>
      </w:r>
      <w:r>
        <w:fldChar w:fldCharType="end"/>
      </w:r>
      <w:r>
        <w:t xml:space="preserve"> </w:t>
      </w:r>
      <w:r>
        <w:rPr>
          <w:rFonts w:hint="eastAsia"/>
        </w:rPr>
        <w:t>车间网络</w:t>
      </w:r>
      <w:r w:rsidR="00C56FBD">
        <w:rPr>
          <w:rFonts w:hint="eastAsia"/>
        </w:rPr>
        <w:t>硬件选型清单及预算</w:t>
      </w:r>
    </w:p>
    <w:tbl>
      <w:tblPr>
        <w:tblStyle w:val="aff0"/>
        <w:tblW w:w="9738" w:type="dxa"/>
        <w:jc w:val="center"/>
        <w:tblLook w:val="04A0" w:firstRow="1" w:lastRow="0" w:firstColumn="1" w:lastColumn="0" w:noHBand="0" w:noVBand="1"/>
      </w:tblPr>
      <w:tblGrid>
        <w:gridCol w:w="2043"/>
        <w:gridCol w:w="3410"/>
        <w:gridCol w:w="847"/>
        <w:gridCol w:w="801"/>
        <w:gridCol w:w="878"/>
        <w:gridCol w:w="1759"/>
      </w:tblGrid>
      <w:tr w:rsidR="0069739C" w14:paraId="5C5CDA2E" w14:textId="77777777" w:rsidTr="006760F6">
        <w:trPr>
          <w:trHeight w:val="983"/>
          <w:jc w:val="center"/>
        </w:trPr>
        <w:tc>
          <w:tcPr>
            <w:tcW w:w="1638" w:type="dxa"/>
            <w:tcBorders>
              <w:left w:val="nil"/>
              <w:bottom w:val="single" w:sz="4" w:space="0" w:color="auto"/>
              <w:right w:val="nil"/>
            </w:tcBorders>
            <w:vAlign w:val="center"/>
          </w:tcPr>
          <w:p w14:paraId="3E079081" w14:textId="77777777" w:rsidR="0069739C" w:rsidRPr="00E5411D" w:rsidRDefault="0069739C" w:rsidP="0069739C">
            <w:pPr>
              <w:pStyle w:val="aff6"/>
            </w:pPr>
            <w:r w:rsidRPr="00E5411D">
              <w:rPr>
                <w:rFonts w:hint="eastAsia"/>
              </w:rPr>
              <w:t>设备名称</w:t>
            </w:r>
          </w:p>
        </w:tc>
        <w:tc>
          <w:tcPr>
            <w:tcW w:w="3602" w:type="dxa"/>
            <w:tcBorders>
              <w:left w:val="nil"/>
              <w:bottom w:val="single" w:sz="4" w:space="0" w:color="auto"/>
              <w:right w:val="nil"/>
            </w:tcBorders>
            <w:vAlign w:val="center"/>
          </w:tcPr>
          <w:p w14:paraId="433F73B0" w14:textId="77777777" w:rsidR="0069739C" w:rsidRPr="00E5411D" w:rsidRDefault="0069739C" w:rsidP="0069739C">
            <w:pPr>
              <w:pStyle w:val="aff6"/>
            </w:pPr>
            <w:r w:rsidRPr="00E5411D">
              <w:rPr>
                <w:rFonts w:hint="eastAsia"/>
              </w:rPr>
              <w:t>参考型号与规格</w:t>
            </w:r>
          </w:p>
        </w:tc>
        <w:tc>
          <w:tcPr>
            <w:tcW w:w="851" w:type="dxa"/>
            <w:tcBorders>
              <w:left w:val="nil"/>
              <w:bottom w:val="single" w:sz="4" w:space="0" w:color="auto"/>
              <w:right w:val="nil"/>
            </w:tcBorders>
            <w:vAlign w:val="center"/>
          </w:tcPr>
          <w:p w14:paraId="74460412" w14:textId="77777777" w:rsidR="0069739C" w:rsidRPr="00E5411D" w:rsidRDefault="0069739C" w:rsidP="0069739C">
            <w:pPr>
              <w:pStyle w:val="aff6"/>
            </w:pPr>
            <w:r w:rsidRPr="00E5411D">
              <w:rPr>
                <w:rFonts w:hint="eastAsia"/>
              </w:rPr>
              <w:t>设备估价</w:t>
            </w:r>
          </w:p>
        </w:tc>
        <w:tc>
          <w:tcPr>
            <w:tcW w:w="850" w:type="dxa"/>
            <w:tcBorders>
              <w:left w:val="nil"/>
              <w:bottom w:val="single" w:sz="4" w:space="0" w:color="auto"/>
              <w:right w:val="nil"/>
            </w:tcBorders>
            <w:vAlign w:val="center"/>
          </w:tcPr>
          <w:p w14:paraId="3D171E46" w14:textId="77777777" w:rsidR="0069739C" w:rsidRPr="00E5411D" w:rsidRDefault="0069739C" w:rsidP="0069739C">
            <w:pPr>
              <w:pStyle w:val="aff6"/>
            </w:pPr>
            <w:r w:rsidRPr="00E5411D">
              <w:rPr>
                <w:rFonts w:hint="eastAsia"/>
              </w:rPr>
              <w:t>数量</w:t>
            </w:r>
          </w:p>
        </w:tc>
        <w:tc>
          <w:tcPr>
            <w:tcW w:w="887" w:type="dxa"/>
            <w:tcBorders>
              <w:left w:val="nil"/>
              <w:bottom w:val="single" w:sz="4" w:space="0" w:color="auto"/>
              <w:right w:val="nil"/>
            </w:tcBorders>
            <w:vAlign w:val="center"/>
          </w:tcPr>
          <w:p w14:paraId="3AF14776" w14:textId="732A5864" w:rsidR="00CE40D5" w:rsidRPr="00E5411D" w:rsidRDefault="0069739C" w:rsidP="00CE40D5">
            <w:pPr>
              <w:pStyle w:val="aff6"/>
            </w:pPr>
            <w:r w:rsidRPr="00E5411D">
              <w:rPr>
                <w:rFonts w:hint="eastAsia"/>
              </w:rPr>
              <w:t>合计</w:t>
            </w:r>
          </w:p>
        </w:tc>
        <w:tc>
          <w:tcPr>
            <w:tcW w:w="1910" w:type="dxa"/>
            <w:tcBorders>
              <w:left w:val="nil"/>
              <w:bottom w:val="single" w:sz="4" w:space="0" w:color="auto"/>
              <w:right w:val="nil"/>
            </w:tcBorders>
            <w:vAlign w:val="center"/>
          </w:tcPr>
          <w:p w14:paraId="554F4026" w14:textId="77777777" w:rsidR="0069739C" w:rsidRPr="00E5411D" w:rsidRDefault="0069739C" w:rsidP="0069739C">
            <w:pPr>
              <w:pStyle w:val="aff6"/>
            </w:pPr>
            <w:r w:rsidRPr="00E5411D">
              <w:rPr>
                <w:rFonts w:hint="eastAsia"/>
              </w:rPr>
              <w:t>设备描述</w:t>
            </w:r>
          </w:p>
        </w:tc>
      </w:tr>
      <w:tr w:rsidR="0069739C" w14:paraId="566376E1" w14:textId="77777777" w:rsidTr="006760F6">
        <w:trPr>
          <w:trHeight w:val="736"/>
          <w:jc w:val="center"/>
        </w:trPr>
        <w:tc>
          <w:tcPr>
            <w:tcW w:w="1638" w:type="dxa"/>
            <w:tcBorders>
              <w:top w:val="single" w:sz="4" w:space="0" w:color="auto"/>
              <w:left w:val="nil"/>
              <w:bottom w:val="nil"/>
              <w:right w:val="nil"/>
            </w:tcBorders>
            <w:vAlign w:val="center"/>
          </w:tcPr>
          <w:p w14:paraId="712AF185" w14:textId="77777777" w:rsidR="0069739C" w:rsidRPr="00E5411D" w:rsidRDefault="0069739C" w:rsidP="0069739C">
            <w:pPr>
              <w:pStyle w:val="aff6"/>
            </w:pPr>
            <w:r w:rsidRPr="00E5411D">
              <w:rPr>
                <w:rFonts w:hint="eastAsia"/>
              </w:rPr>
              <w:t>光纤</w:t>
            </w:r>
            <w:r>
              <w:rPr>
                <w:rFonts w:hint="eastAsia"/>
              </w:rPr>
              <w:t>收发器</w:t>
            </w:r>
          </w:p>
        </w:tc>
        <w:tc>
          <w:tcPr>
            <w:tcW w:w="3602" w:type="dxa"/>
            <w:tcBorders>
              <w:top w:val="single" w:sz="4" w:space="0" w:color="auto"/>
              <w:left w:val="nil"/>
              <w:bottom w:val="nil"/>
              <w:right w:val="nil"/>
            </w:tcBorders>
            <w:vAlign w:val="center"/>
          </w:tcPr>
          <w:p w14:paraId="17808137" w14:textId="77777777" w:rsidR="0069739C" w:rsidRDefault="0069739C" w:rsidP="0069739C">
            <w:pPr>
              <w:pStyle w:val="aff6"/>
            </w:pPr>
            <w:r w:rsidRPr="00987216">
              <w:rPr>
                <w:rFonts w:hint="eastAsia"/>
              </w:rPr>
              <w:t>跃图</w:t>
            </w:r>
            <w:r w:rsidRPr="00987216">
              <w:t>YT-1200-20</w:t>
            </w:r>
          </w:p>
          <w:p w14:paraId="37E9E53C" w14:textId="77777777" w:rsidR="0069739C" w:rsidRPr="00E5411D" w:rsidRDefault="0069739C" w:rsidP="0069739C">
            <w:pPr>
              <w:pStyle w:val="aff6"/>
            </w:pPr>
            <w:r w:rsidRPr="00987216">
              <w:rPr>
                <w:rFonts w:hint="eastAsia"/>
              </w:rPr>
              <w:t>千兆单模光纤收发器</w:t>
            </w:r>
          </w:p>
        </w:tc>
        <w:tc>
          <w:tcPr>
            <w:tcW w:w="851" w:type="dxa"/>
            <w:tcBorders>
              <w:top w:val="single" w:sz="4" w:space="0" w:color="auto"/>
              <w:left w:val="nil"/>
              <w:bottom w:val="nil"/>
              <w:right w:val="nil"/>
            </w:tcBorders>
            <w:vAlign w:val="center"/>
          </w:tcPr>
          <w:p w14:paraId="230C08DD"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r>
              <w:rPr>
                <w:rFonts w:hint="eastAsia"/>
              </w:rPr>
              <w:t>/</w:t>
            </w:r>
            <w:r>
              <w:rPr>
                <w:rFonts w:hint="eastAsia"/>
              </w:rPr>
              <w:t>台</w:t>
            </w:r>
          </w:p>
        </w:tc>
        <w:tc>
          <w:tcPr>
            <w:tcW w:w="850" w:type="dxa"/>
            <w:tcBorders>
              <w:top w:val="single" w:sz="4" w:space="0" w:color="auto"/>
              <w:left w:val="nil"/>
              <w:bottom w:val="nil"/>
              <w:right w:val="nil"/>
            </w:tcBorders>
            <w:vAlign w:val="center"/>
          </w:tcPr>
          <w:p w14:paraId="1FBCC680" w14:textId="77777777" w:rsidR="0069739C" w:rsidRPr="00E5411D" w:rsidRDefault="0069739C" w:rsidP="0069739C">
            <w:pPr>
              <w:pStyle w:val="aff6"/>
            </w:pPr>
            <w:r w:rsidRPr="00E5411D">
              <w:rPr>
                <w:rFonts w:hint="eastAsia"/>
              </w:rPr>
              <w:t>1</w:t>
            </w:r>
          </w:p>
        </w:tc>
        <w:tc>
          <w:tcPr>
            <w:tcW w:w="887" w:type="dxa"/>
            <w:tcBorders>
              <w:top w:val="single" w:sz="4" w:space="0" w:color="auto"/>
              <w:left w:val="nil"/>
              <w:bottom w:val="nil"/>
              <w:right w:val="nil"/>
            </w:tcBorders>
            <w:vAlign w:val="center"/>
          </w:tcPr>
          <w:p w14:paraId="2817E987"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p>
        </w:tc>
        <w:tc>
          <w:tcPr>
            <w:tcW w:w="1910" w:type="dxa"/>
            <w:tcBorders>
              <w:top w:val="single" w:sz="4" w:space="0" w:color="auto"/>
              <w:left w:val="nil"/>
              <w:bottom w:val="nil"/>
              <w:right w:val="nil"/>
            </w:tcBorders>
            <w:vAlign w:val="center"/>
          </w:tcPr>
          <w:p w14:paraId="3866AF65" w14:textId="77777777" w:rsidR="0069739C" w:rsidRPr="00E5411D" w:rsidRDefault="0069739C" w:rsidP="0069739C">
            <w:pPr>
              <w:pStyle w:val="aff6"/>
            </w:pPr>
            <w:r>
              <w:rPr>
                <w:rFonts w:hint="eastAsia"/>
              </w:rPr>
              <w:t>接入光纤，保证信号稳定</w:t>
            </w:r>
          </w:p>
        </w:tc>
      </w:tr>
      <w:tr w:rsidR="0069739C" w14:paraId="5C79DE99" w14:textId="77777777" w:rsidTr="006760F6">
        <w:trPr>
          <w:trHeight w:val="736"/>
          <w:jc w:val="center"/>
        </w:trPr>
        <w:tc>
          <w:tcPr>
            <w:tcW w:w="1638" w:type="dxa"/>
            <w:tcBorders>
              <w:top w:val="nil"/>
              <w:left w:val="nil"/>
              <w:bottom w:val="nil"/>
              <w:right w:val="nil"/>
            </w:tcBorders>
            <w:vAlign w:val="center"/>
          </w:tcPr>
          <w:p w14:paraId="40D470A0" w14:textId="77777777" w:rsidR="0069739C" w:rsidRPr="00E5411D" w:rsidRDefault="0069739C" w:rsidP="0069739C">
            <w:pPr>
              <w:pStyle w:val="aff6"/>
            </w:pPr>
            <w:r>
              <w:rPr>
                <w:rFonts w:hint="eastAsia"/>
              </w:rPr>
              <w:t>工业级交换机</w:t>
            </w:r>
            <w:r>
              <w:rPr>
                <w:rFonts w:hint="eastAsia"/>
              </w:rPr>
              <w:t>1</w:t>
            </w:r>
          </w:p>
        </w:tc>
        <w:tc>
          <w:tcPr>
            <w:tcW w:w="3602" w:type="dxa"/>
            <w:tcBorders>
              <w:top w:val="nil"/>
              <w:left w:val="nil"/>
              <w:bottom w:val="nil"/>
              <w:right w:val="nil"/>
            </w:tcBorders>
            <w:vAlign w:val="center"/>
          </w:tcPr>
          <w:p w14:paraId="30F190A1" w14:textId="77777777" w:rsidR="0069739C" w:rsidRDefault="0069739C" w:rsidP="0069739C">
            <w:pPr>
              <w:pStyle w:val="aff6"/>
            </w:pPr>
            <w:r w:rsidRPr="00114C76">
              <w:rPr>
                <w:rFonts w:hint="eastAsia"/>
              </w:rPr>
              <w:t>华为</w:t>
            </w:r>
            <w:r w:rsidRPr="00114C76">
              <w:t>S5720-32P-EI-AC</w:t>
            </w:r>
          </w:p>
          <w:p w14:paraId="3E46368C" w14:textId="77777777" w:rsidR="0069739C" w:rsidRDefault="0069739C" w:rsidP="0069739C">
            <w:pPr>
              <w:pStyle w:val="aff6"/>
            </w:pPr>
            <w:r w:rsidRPr="00114C76">
              <w:rPr>
                <w:rFonts w:hint="eastAsia"/>
              </w:rPr>
              <w:t>背板带宽：</w:t>
            </w:r>
            <w:r w:rsidRPr="00114C76">
              <w:t>598Gbps/5.98Tbps</w:t>
            </w:r>
          </w:p>
          <w:p w14:paraId="26A76C55" w14:textId="77777777" w:rsidR="0069739C" w:rsidRDefault="0069739C" w:rsidP="0069739C">
            <w:pPr>
              <w:pStyle w:val="aff6"/>
            </w:pPr>
            <w:r w:rsidRPr="00114C76">
              <w:rPr>
                <w:rFonts w:hint="eastAsia"/>
              </w:rPr>
              <w:t>包转发率：</w:t>
            </w:r>
            <w:r w:rsidRPr="00114C76">
              <w:t>168Mpps</w:t>
            </w:r>
            <w:r w:rsidRPr="00114C76">
              <w:tab/>
            </w:r>
          </w:p>
          <w:p w14:paraId="7FF3B9B0" w14:textId="77777777" w:rsidR="0069739C" w:rsidRPr="006627E8" w:rsidRDefault="0069739C" w:rsidP="0069739C">
            <w:pPr>
              <w:pStyle w:val="aff6"/>
              <w:rPr>
                <w:rFonts w:ascii="Arial" w:hAnsi="Arial" w:cs="Arial"/>
                <w:color w:val="333333"/>
                <w:kern w:val="0"/>
                <w:sz w:val="18"/>
                <w:szCs w:val="18"/>
              </w:rPr>
            </w:pPr>
            <w:r w:rsidRPr="00A61366">
              <w:rPr>
                <w:rFonts w:hint="eastAsia"/>
              </w:rPr>
              <w:t>端口数量：</w:t>
            </w:r>
            <w:r w:rsidRPr="00A61366">
              <w:t>34</w:t>
            </w:r>
            <w:r w:rsidRPr="00A61366">
              <w:t>个</w:t>
            </w:r>
          </w:p>
        </w:tc>
        <w:tc>
          <w:tcPr>
            <w:tcW w:w="851" w:type="dxa"/>
            <w:tcBorders>
              <w:top w:val="nil"/>
              <w:left w:val="nil"/>
              <w:bottom w:val="nil"/>
              <w:right w:val="nil"/>
            </w:tcBorders>
            <w:vAlign w:val="center"/>
          </w:tcPr>
          <w:p w14:paraId="442799B6" w14:textId="77777777" w:rsidR="0069739C" w:rsidRDefault="0069739C" w:rsidP="0069739C">
            <w:pPr>
              <w:pStyle w:val="aff6"/>
            </w:pPr>
            <w:r>
              <w:rPr>
                <w:rFonts w:hint="eastAsia"/>
              </w:rPr>
              <w:t>5677</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3E40AFDD" w14:textId="77777777" w:rsidR="0069739C" w:rsidRPr="00E5411D" w:rsidRDefault="0069739C" w:rsidP="0069739C">
            <w:pPr>
              <w:pStyle w:val="aff6"/>
            </w:pPr>
            <w:r>
              <w:t>1</w:t>
            </w:r>
          </w:p>
        </w:tc>
        <w:tc>
          <w:tcPr>
            <w:tcW w:w="887" w:type="dxa"/>
            <w:tcBorders>
              <w:top w:val="nil"/>
              <w:left w:val="nil"/>
              <w:bottom w:val="nil"/>
              <w:right w:val="nil"/>
            </w:tcBorders>
            <w:vAlign w:val="center"/>
          </w:tcPr>
          <w:p w14:paraId="52A77578" w14:textId="77777777" w:rsidR="0069739C" w:rsidRDefault="0069739C" w:rsidP="0069739C">
            <w:pPr>
              <w:pStyle w:val="aff6"/>
            </w:pPr>
            <w:r>
              <w:rPr>
                <w:rFonts w:hint="eastAsia"/>
              </w:rPr>
              <w:t>5677</w:t>
            </w:r>
            <w:r>
              <w:rPr>
                <w:rFonts w:hint="eastAsia"/>
              </w:rPr>
              <w:t>元</w:t>
            </w:r>
          </w:p>
        </w:tc>
        <w:tc>
          <w:tcPr>
            <w:tcW w:w="1910" w:type="dxa"/>
            <w:tcBorders>
              <w:top w:val="nil"/>
              <w:left w:val="nil"/>
              <w:bottom w:val="nil"/>
              <w:right w:val="nil"/>
            </w:tcBorders>
            <w:vAlign w:val="center"/>
          </w:tcPr>
          <w:p w14:paraId="7D5261AB" w14:textId="77777777" w:rsidR="0069739C" w:rsidRDefault="0069739C" w:rsidP="0069739C">
            <w:pPr>
              <w:pStyle w:val="aff6"/>
            </w:pPr>
            <w:r>
              <w:rPr>
                <w:rFonts w:hint="eastAsia"/>
              </w:rPr>
              <w:t>组建千兆局域网</w:t>
            </w:r>
          </w:p>
        </w:tc>
      </w:tr>
      <w:tr w:rsidR="0069739C" w14:paraId="280A37CB" w14:textId="77777777" w:rsidTr="006760F6">
        <w:trPr>
          <w:trHeight w:val="736"/>
          <w:jc w:val="center"/>
        </w:trPr>
        <w:tc>
          <w:tcPr>
            <w:tcW w:w="1638" w:type="dxa"/>
            <w:tcBorders>
              <w:top w:val="nil"/>
              <w:left w:val="nil"/>
              <w:bottom w:val="nil"/>
              <w:right w:val="nil"/>
            </w:tcBorders>
            <w:vAlign w:val="center"/>
          </w:tcPr>
          <w:p w14:paraId="4A5D68A0" w14:textId="43F8DE3E" w:rsidR="0069739C" w:rsidRDefault="0069739C" w:rsidP="0069739C">
            <w:pPr>
              <w:pStyle w:val="aff6"/>
            </w:pPr>
            <w:r>
              <w:rPr>
                <w:rFonts w:hint="eastAsia"/>
              </w:rPr>
              <w:t>工业级交换机（</w:t>
            </w:r>
            <w:r>
              <w:rPr>
                <w:rFonts w:hint="eastAsia"/>
              </w:rPr>
              <w:t>2&amp;3</w:t>
            </w:r>
            <w:r>
              <w:t>&amp;4&amp;5</w:t>
            </w:r>
            <w:r w:rsidR="00CE40D5">
              <w:t>&amp;6</w:t>
            </w:r>
            <w:r>
              <w:rPr>
                <w:rFonts w:hint="eastAsia"/>
              </w:rPr>
              <w:t>）</w:t>
            </w:r>
          </w:p>
        </w:tc>
        <w:tc>
          <w:tcPr>
            <w:tcW w:w="3602" w:type="dxa"/>
            <w:tcBorders>
              <w:top w:val="nil"/>
              <w:left w:val="nil"/>
              <w:bottom w:val="nil"/>
              <w:right w:val="nil"/>
            </w:tcBorders>
            <w:vAlign w:val="center"/>
          </w:tcPr>
          <w:p w14:paraId="7C83A22E" w14:textId="77777777" w:rsidR="0069739C" w:rsidRDefault="0069739C" w:rsidP="0069739C">
            <w:pPr>
              <w:pStyle w:val="aff6"/>
            </w:pPr>
            <w:r w:rsidRPr="00371890">
              <w:t>H3C S5024PV2-EI</w:t>
            </w:r>
          </w:p>
          <w:p w14:paraId="60F1B9AB" w14:textId="77777777" w:rsidR="0069739C" w:rsidRDefault="0069739C" w:rsidP="0069739C">
            <w:pPr>
              <w:pStyle w:val="aff6"/>
            </w:pPr>
            <w:r w:rsidRPr="00245169">
              <w:rPr>
                <w:rFonts w:hint="eastAsia"/>
              </w:rPr>
              <w:t>背板带宽：</w:t>
            </w:r>
            <w:r>
              <w:t>192</w:t>
            </w:r>
            <w:r w:rsidRPr="00245169">
              <w:t xml:space="preserve">Gbps </w:t>
            </w:r>
          </w:p>
          <w:p w14:paraId="346CB1CF" w14:textId="77777777" w:rsidR="0069739C" w:rsidRDefault="0069739C" w:rsidP="0069739C">
            <w:pPr>
              <w:pStyle w:val="aff6"/>
            </w:pPr>
            <w:r w:rsidRPr="00245169">
              <w:rPr>
                <w:rFonts w:hint="eastAsia"/>
              </w:rPr>
              <w:t>包转发率：</w:t>
            </w:r>
            <w:r>
              <w:t>60</w:t>
            </w:r>
            <w:r w:rsidRPr="00245169">
              <w:t>Mpps</w:t>
            </w:r>
          </w:p>
          <w:p w14:paraId="48EE2020" w14:textId="77777777" w:rsidR="0069739C" w:rsidRPr="00114C76" w:rsidRDefault="0069739C" w:rsidP="0069739C">
            <w:pPr>
              <w:pStyle w:val="aff6"/>
            </w:pPr>
            <w:r w:rsidRPr="00A61366">
              <w:rPr>
                <w:rFonts w:hint="eastAsia"/>
              </w:rPr>
              <w:t>端口数量：</w:t>
            </w:r>
            <w:r>
              <w:t>28</w:t>
            </w:r>
            <w:r w:rsidRPr="00A61366">
              <w:t>个</w:t>
            </w:r>
          </w:p>
        </w:tc>
        <w:tc>
          <w:tcPr>
            <w:tcW w:w="851" w:type="dxa"/>
            <w:tcBorders>
              <w:top w:val="nil"/>
              <w:left w:val="nil"/>
              <w:bottom w:val="nil"/>
              <w:right w:val="nil"/>
            </w:tcBorders>
            <w:vAlign w:val="center"/>
          </w:tcPr>
          <w:p w14:paraId="725341DD" w14:textId="77777777" w:rsidR="0069739C" w:rsidRDefault="0069739C" w:rsidP="0069739C">
            <w:pPr>
              <w:pStyle w:val="aff6"/>
            </w:pPr>
            <w:r>
              <w:t>1749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7F12BE1B" w14:textId="6B86735A" w:rsidR="0069739C" w:rsidRDefault="00CE40D5" w:rsidP="0069739C">
            <w:pPr>
              <w:pStyle w:val="aff6"/>
            </w:pPr>
            <w:r>
              <w:t>5</w:t>
            </w:r>
          </w:p>
        </w:tc>
        <w:tc>
          <w:tcPr>
            <w:tcW w:w="887" w:type="dxa"/>
            <w:tcBorders>
              <w:top w:val="nil"/>
              <w:left w:val="nil"/>
              <w:bottom w:val="nil"/>
              <w:right w:val="nil"/>
            </w:tcBorders>
            <w:vAlign w:val="center"/>
          </w:tcPr>
          <w:p w14:paraId="0D1417B5" w14:textId="447062A7" w:rsidR="0069739C" w:rsidRDefault="00CE40D5" w:rsidP="0069739C">
            <w:pPr>
              <w:pStyle w:val="aff6"/>
            </w:pPr>
            <w:r>
              <w:t>8745</w:t>
            </w:r>
            <w:r w:rsidR="0069739C">
              <w:rPr>
                <w:rFonts w:hint="eastAsia"/>
              </w:rPr>
              <w:t>元</w:t>
            </w:r>
          </w:p>
        </w:tc>
        <w:tc>
          <w:tcPr>
            <w:tcW w:w="1910" w:type="dxa"/>
            <w:tcBorders>
              <w:top w:val="nil"/>
              <w:left w:val="nil"/>
              <w:bottom w:val="nil"/>
              <w:right w:val="nil"/>
            </w:tcBorders>
            <w:vAlign w:val="center"/>
          </w:tcPr>
          <w:p w14:paraId="56DE4502" w14:textId="77777777" w:rsidR="0069739C" w:rsidRDefault="0069739C" w:rsidP="0069739C">
            <w:pPr>
              <w:pStyle w:val="aff6"/>
            </w:pPr>
            <w:r>
              <w:rPr>
                <w:rFonts w:hint="eastAsia"/>
              </w:rPr>
              <w:t>组建千兆局域网</w:t>
            </w:r>
          </w:p>
        </w:tc>
      </w:tr>
      <w:tr w:rsidR="0069739C" w14:paraId="64D9C002" w14:textId="77777777" w:rsidTr="006760F6">
        <w:trPr>
          <w:trHeight w:val="736"/>
          <w:jc w:val="center"/>
        </w:trPr>
        <w:tc>
          <w:tcPr>
            <w:tcW w:w="1638" w:type="dxa"/>
            <w:tcBorders>
              <w:top w:val="nil"/>
              <w:left w:val="nil"/>
              <w:bottom w:val="nil"/>
              <w:right w:val="nil"/>
            </w:tcBorders>
            <w:vAlign w:val="center"/>
          </w:tcPr>
          <w:p w14:paraId="2B0B26F6" w14:textId="77777777" w:rsidR="0069739C" w:rsidRDefault="0069739C" w:rsidP="0069739C">
            <w:pPr>
              <w:pStyle w:val="aff6"/>
            </w:pPr>
            <w:r>
              <w:rPr>
                <w:rFonts w:hint="eastAsia"/>
              </w:rPr>
              <w:t>工业级路由器</w:t>
            </w:r>
          </w:p>
        </w:tc>
        <w:tc>
          <w:tcPr>
            <w:tcW w:w="3602" w:type="dxa"/>
            <w:tcBorders>
              <w:top w:val="nil"/>
              <w:left w:val="nil"/>
              <w:bottom w:val="nil"/>
              <w:right w:val="nil"/>
            </w:tcBorders>
            <w:vAlign w:val="center"/>
          </w:tcPr>
          <w:p w14:paraId="65E27864" w14:textId="77777777" w:rsidR="0069739C" w:rsidRDefault="0069739C" w:rsidP="0069739C">
            <w:pPr>
              <w:pStyle w:val="aff6"/>
            </w:pPr>
            <w:r w:rsidRPr="00C7698C">
              <w:t>TP-LINK TL-R478</w:t>
            </w:r>
          </w:p>
          <w:p w14:paraId="3C318A0B" w14:textId="77777777" w:rsidR="0069739C" w:rsidRPr="00B75E28" w:rsidRDefault="0069739C" w:rsidP="0069739C">
            <w:pPr>
              <w:pStyle w:val="aff6"/>
            </w:pPr>
            <w:r>
              <w:rPr>
                <w:rFonts w:hint="eastAsia"/>
              </w:rPr>
              <w:t>宽带路由器</w:t>
            </w:r>
          </w:p>
        </w:tc>
        <w:tc>
          <w:tcPr>
            <w:tcW w:w="851" w:type="dxa"/>
            <w:tcBorders>
              <w:top w:val="nil"/>
              <w:left w:val="nil"/>
              <w:bottom w:val="nil"/>
              <w:right w:val="nil"/>
            </w:tcBorders>
            <w:vAlign w:val="center"/>
          </w:tcPr>
          <w:p w14:paraId="5389892F" w14:textId="77777777" w:rsidR="0069739C" w:rsidRDefault="0069739C" w:rsidP="0069739C">
            <w:pPr>
              <w:pStyle w:val="aff6"/>
            </w:pPr>
            <w:r>
              <w:rPr>
                <w:rFonts w:hint="eastAsia"/>
              </w:rPr>
              <w:t>369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5E60AAF6"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3D8B85DF" w14:textId="77777777" w:rsidR="0069739C" w:rsidRDefault="0069739C" w:rsidP="0069739C">
            <w:pPr>
              <w:pStyle w:val="aff6"/>
            </w:pPr>
            <w:r>
              <w:rPr>
                <w:rFonts w:hint="eastAsia"/>
              </w:rPr>
              <w:t>369</w:t>
            </w:r>
            <w:r>
              <w:rPr>
                <w:rFonts w:hint="eastAsia"/>
              </w:rPr>
              <w:t>元</w:t>
            </w:r>
          </w:p>
        </w:tc>
        <w:tc>
          <w:tcPr>
            <w:tcW w:w="1910" w:type="dxa"/>
            <w:tcBorders>
              <w:top w:val="nil"/>
              <w:left w:val="nil"/>
              <w:bottom w:val="nil"/>
              <w:right w:val="nil"/>
            </w:tcBorders>
            <w:vAlign w:val="center"/>
          </w:tcPr>
          <w:p w14:paraId="2C9B8212" w14:textId="77777777" w:rsidR="0069739C" w:rsidRDefault="0069739C" w:rsidP="0069739C">
            <w:pPr>
              <w:pStyle w:val="aff6"/>
            </w:pPr>
            <w:r>
              <w:rPr>
                <w:rFonts w:hint="eastAsia"/>
              </w:rPr>
              <w:t>接入城域网</w:t>
            </w:r>
          </w:p>
        </w:tc>
      </w:tr>
      <w:tr w:rsidR="0069739C" w14:paraId="28897C81" w14:textId="77777777" w:rsidTr="006760F6">
        <w:trPr>
          <w:trHeight w:val="736"/>
          <w:jc w:val="center"/>
        </w:trPr>
        <w:tc>
          <w:tcPr>
            <w:tcW w:w="1638" w:type="dxa"/>
            <w:tcBorders>
              <w:top w:val="nil"/>
              <w:left w:val="nil"/>
              <w:bottom w:val="nil"/>
              <w:right w:val="nil"/>
            </w:tcBorders>
            <w:vAlign w:val="center"/>
          </w:tcPr>
          <w:p w14:paraId="10A7F3E8" w14:textId="77777777" w:rsidR="0069739C" w:rsidRDefault="0069739C" w:rsidP="0069739C">
            <w:pPr>
              <w:pStyle w:val="aff6"/>
            </w:pPr>
            <w:r>
              <w:rPr>
                <w:rFonts w:hint="eastAsia"/>
              </w:rPr>
              <w:t>现场工控机</w:t>
            </w:r>
          </w:p>
        </w:tc>
        <w:tc>
          <w:tcPr>
            <w:tcW w:w="3602" w:type="dxa"/>
            <w:tcBorders>
              <w:top w:val="nil"/>
              <w:left w:val="nil"/>
              <w:bottom w:val="nil"/>
              <w:right w:val="nil"/>
            </w:tcBorders>
            <w:vAlign w:val="center"/>
          </w:tcPr>
          <w:p w14:paraId="1644C355" w14:textId="77777777" w:rsidR="0069739C" w:rsidRDefault="0069739C" w:rsidP="0069739C">
            <w:pPr>
              <w:pStyle w:val="aff6"/>
            </w:pPr>
            <w:r w:rsidRPr="00BE473A">
              <w:t>ARK-3500</w:t>
            </w:r>
          </w:p>
          <w:p w14:paraId="67064242" w14:textId="77777777" w:rsidR="0069739C" w:rsidRPr="00C7698C" w:rsidRDefault="0069739C" w:rsidP="0069739C">
            <w:pPr>
              <w:pStyle w:val="aff6"/>
            </w:pPr>
            <w:r w:rsidRPr="00BE473A">
              <w:rPr>
                <w:rFonts w:hint="eastAsia"/>
              </w:rPr>
              <w:t>研华嵌入式工控机</w:t>
            </w:r>
          </w:p>
        </w:tc>
        <w:tc>
          <w:tcPr>
            <w:tcW w:w="851" w:type="dxa"/>
            <w:tcBorders>
              <w:top w:val="nil"/>
              <w:left w:val="nil"/>
              <w:bottom w:val="nil"/>
              <w:right w:val="nil"/>
            </w:tcBorders>
            <w:vAlign w:val="center"/>
          </w:tcPr>
          <w:p w14:paraId="7628C886" w14:textId="77777777" w:rsidR="0069739C" w:rsidRDefault="0069739C" w:rsidP="0069739C">
            <w:pPr>
              <w:pStyle w:val="aff6"/>
            </w:pPr>
            <w:r>
              <w:rPr>
                <w:rFonts w:hint="eastAsia"/>
              </w:rPr>
              <w:t>6500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15A1A1C3" w14:textId="77777777" w:rsidR="0069739C" w:rsidRDefault="0069739C" w:rsidP="0069739C">
            <w:pPr>
              <w:pStyle w:val="aff6"/>
            </w:pPr>
            <w:r>
              <w:t>5</w:t>
            </w:r>
          </w:p>
        </w:tc>
        <w:tc>
          <w:tcPr>
            <w:tcW w:w="887" w:type="dxa"/>
            <w:tcBorders>
              <w:top w:val="nil"/>
              <w:left w:val="nil"/>
              <w:bottom w:val="nil"/>
              <w:right w:val="nil"/>
            </w:tcBorders>
            <w:vAlign w:val="center"/>
          </w:tcPr>
          <w:p w14:paraId="74C76AA9" w14:textId="77777777" w:rsidR="0069739C" w:rsidRDefault="0069739C" w:rsidP="0069739C">
            <w:pPr>
              <w:pStyle w:val="aff6"/>
            </w:pPr>
            <w:r>
              <w:t>32</w:t>
            </w:r>
            <w:r>
              <w:rPr>
                <w:rFonts w:hint="eastAsia"/>
              </w:rPr>
              <w:t>500</w:t>
            </w:r>
            <w:r>
              <w:rPr>
                <w:rFonts w:hint="eastAsia"/>
              </w:rPr>
              <w:t>元</w:t>
            </w:r>
          </w:p>
        </w:tc>
        <w:tc>
          <w:tcPr>
            <w:tcW w:w="1910" w:type="dxa"/>
            <w:tcBorders>
              <w:top w:val="nil"/>
              <w:left w:val="nil"/>
              <w:bottom w:val="nil"/>
              <w:right w:val="nil"/>
            </w:tcBorders>
            <w:vAlign w:val="center"/>
          </w:tcPr>
          <w:p w14:paraId="2153D7C6" w14:textId="77777777" w:rsidR="0069739C" w:rsidRDefault="0069739C" w:rsidP="0069739C">
            <w:pPr>
              <w:pStyle w:val="aff6"/>
            </w:pPr>
            <w:r>
              <w:rPr>
                <w:rFonts w:hint="eastAsia"/>
              </w:rPr>
              <w:t>现场控制</w:t>
            </w:r>
          </w:p>
        </w:tc>
      </w:tr>
      <w:tr w:rsidR="0069739C" w14:paraId="2BB439C9" w14:textId="77777777" w:rsidTr="006760F6">
        <w:trPr>
          <w:trHeight w:val="736"/>
          <w:jc w:val="center"/>
        </w:trPr>
        <w:tc>
          <w:tcPr>
            <w:tcW w:w="1638" w:type="dxa"/>
            <w:tcBorders>
              <w:top w:val="nil"/>
              <w:left w:val="nil"/>
              <w:bottom w:val="nil"/>
              <w:right w:val="nil"/>
            </w:tcBorders>
            <w:vAlign w:val="center"/>
          </w:tcPr>
          <w:p w14:paraId="3D7A35D5" w14:textId="77777777" w:rsidR="0069739C" w:rsidRDefault="0069739C" w:rsidP="0069739C">
            <w:pPr>
              <w:pStyle w:val="aff6"/>
            </w:pPr>
            <w:r>
              <w:rPr>
                <w:rFonts w:hint="eastAsia"/>
              </w:rPr>
              <w:t>现场服务器</w:t>
            </w:r>
          </w:p>
        </w:tc>
        <w:tc>
          <w:tcPr>
            <w:tcW w:w="3602" w:type="dxa"/>
            <w:tcBorders>
              <w:top w:val="nil"/>
              <w:left w:val="nil"/>
              <w:bottom w:val="nil"/>
              <w:right w:val="nil"/>
            </w:tcBorders>
            <w:vAlign w:val="center"/>
          </w:tcPr>
          <w:p w14:paraId="14700579" w14:textId="77777777" w:rsidR="0069739C" w:rsidRPr="00BE473A" w:rsidRDefault="0069739C" w:rsidP="0069739C">
            <w:pPr>
              <w:pStyle w:val="aff6"/>
            </w:pPr>
            <w:r w:rsidRPr="00821726">
              <w:rPr>
                <w:rFonts w:hint="eastAsia"/>
              </w:rPr>
              <w:t>戴尔</w:t>
            </w:r>
            <w:r w:rsidRPr="00821726">
              <w:t xml:space="preserve">PowerEdge R720 </w:t>
            </w:r>
            <w:r w:rsidRPr="00821726">
              <w:t>机架式服务器</w:t>
            </w:r>
          </w:p>
        </w:tc>
        <w:tc>
          <w:tcPr>
            <w:tcW w:w="851" w:type="dxa"/>
            <w:tcBorders>
              <w:top w:val="nil"/>
              <w:left w:val="nil"/>
              <w:bottom w:val="nil"/>
              <w:right w:val="nil"/>
            </w:tcBorders>
            <w:vAlign w:val="center"/>
          </w:tcPr>
          <w:p w14:paraId="288EA550" w14:textId="77777777" w:rsidR="0069739C" w:rsidRDefault="0069739C" w:rsidP="0069739C">
            <w:pPr>
              <w:pStyle w:val="aff6"/>
            </w:pPr>
            <w:r>
              <w:rPr>
                <w:rFonts w:hint="eastAsia"/>
              </w:rPr>
              <w:t>12000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0368A3F1"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6065F8AA" w14:textId="77777777" w:rsidR="0069739C" w:rsidRDefault="0069739C" w:rsidP="0069739C">
            <w:pPr>
              <w:pStyle w:val="aff6"/>
            </w:pPr>
            <w:r>
              <w:rPr>
                <w:rFonts w:hint="eastAsia"/>
              </w:rPr>
              <w:t>12000</w:t>
            </w:r>
            <w:r>
              <w:rPr>
                <w:rFonts w:hint="eastAsia"/>
              </w:rPr>
              <w:t>元</w:t>
            </w:r>
          </w:p>
        </w:tc>
        <w:tc>
          <w:tcPr>
            <w:tcW w:w="1910" w:type="dxa"/>
            <w:tcBorders>
              <w:top w:val="nil"/>
              <w:left w:val="nil"/>
              <w:bottom w:val="nil"/>
              <w:right w:val="nil"/>
            </w:tcBorders>
            <w:vAlign w:val="center"/>
          </w:tcPr>
          <w:p w14:paraId="430180BA" w14:textId="77777777" w:rsidR="0069739C" w:rsidRDefault="0069739C" w:rsidP="0069739C">
            <w:pPr>
              <w:pStyle w:val="aff6"/>
            </w:pPr>
            <w:r>
              <w:rPr>
                <w:rFonts w:hint="eastAsia"/>
              </w:rPr>
              <w:t>存储现场数据</w:t>
            </w:r>
          </w:p>
        </w:tc>
      </w:tr>
      <w:tr w:rsidR="0069739C" w14:paraId="0A3EAAA3" w14:textId="77777777" w:rsidTr="006760F6">
        <w:trPr>
          <w:trHeight w:val="688"/>
          <w:jc w:val="center"/>
        </w:trPr>
        <w:tc>
          <w:tcPr>
            <w:tcW w:w="1638" w:type="dxa"/>
            <w:tcBorders>
              <w:top w:val="nil"/>
              <w:left w:val="nil"/>
              <w:bottom w:val="nil"/>
              <w:right w:val="nil"/>
            </w:tcBorders>
            <w:vAlign w:val="center"/>
          </w:tcPr>
          <w:p w14:paraId="3C19A22C" w14:textId="77777777" w:rsidR="0069739C" w:rsidRDefault="0069739C" w:rsidP="0069739C">
            <w:pPr>
              <w:pStyle w:val="aff6"/>
            </w:pPr>
            <w:r>
              <w:rPr>
                <w:rFonts w:hint="eastAsia"/>
              </w:rPr>
              <w:t>辅助设备（网线、电源插座）</w:t>
            </w:r>
          </w:p>
        </w:tc>
        <w:tc>
          <w:tcPr>
            <w:tcW w:w="3602" w:type="dxa"/>
            <w:tcBorders>
              <w:top w:val="nil"/>
              <w:left w:val="nil"/>
              <w:bottom w:val="nil"/>
              <w:right w:val="nil"/>
            </w:tcBorders>
            <w:vAlign w:val="center"/>
          </w:tcPr>
          <w:p w14:paraId="3E6F36C5" w14:textId="77777777" w:rsidR="0069739C" w:rsidRPr="00993730" w:rsidRDefault="0069739C" w:rsidP="0069739C">
            <w:pPr>
              <w:pStyle w:val="aff6"/>
            </w:pPr>
          </w:p>
        </w:tc>
        <w:tc>
          <w:tcPr>
            <w:tcW w:w="851" w:type="dxa"/>
            <w:tcBorders>
              <w:top w:val="nil"/>
              <w:left w:val="nil"/>
              <w:bottom w:val="nil"/>
              <w:right w:val="nil"/>
            </w:tcBorders>
            <w:vAlign w:val="center"/>
          </w:tcPr>
          <w:p w14:paraId="4B94F3AA" w14:textId="77777777" w:rsidR="0069739C" w:rsidRDefault="0069739C" w:rsidP="0069739C">
            <w:pPr>
              <w:pStyle w:val="aff6"/>
            </w:pPr>
          </w:p>
        </w:tc>
        <w:tc>
          <w:tcPr>
            <w:tcW w:w="850" w:type="dxa"/>
            <w:tcBorders>
              <w:top w:val="nil"/>
              <w:left w:val="nil"/>
              <w:bottom w:val="nil"/>
              <w:right w:val="nil"/>
            </w:tcBorders>
            <w:vAlign w:val="center"/>
          </w:tcPr>
          <w:p w14:paraId="2C54A144" w14:textId="77777777" w:rsidR="0069739C" w:rsidRDefault="0069739C" w:rsidP="0069739C">
            <w:pPr>
              <w:pStyle w:val="aff6"/>
            </w:pPr>
          </w:p>
        </w:tc>
        <w:tc>
          <w:tcPr>
            <w:tcW w:w="887" w:type="dxa"/>
            <w:tcBorders>
              <w:top w:val="nil"/>
              <w:left w:val="nil"/>
              <w:bottom w:val="nil"/>
              <w:right w:val="nil"/>
            </w:tcBorders>
            <w:vAlign w:val="center"/>
          </w:tcPr>
          <w:p w14:paraId="45BB85BE" w14:textId="77777777" w:rsidR="0069739C" w:rsidRDefault="0069739C" w:rsidP="0069739C">
            <w:pPr>
              <w:pStyle w:val="aff6"/>
            </w:pPr>
            <w:r>
              <w:rPr>
                <w:rFonts w:hint="eastAsia"/>
              </w:rPr>
              <w:t>1000</w:t>
            </w:r>
            <w:r>
              <w:rPr>
                <w:rFonts w:hint="eastAsia"/>
              </w:rPr>
              <w:t>元</w:t>
            </w:r>
          </w:p>
        </w:tc>
        <w:tc>
          <w:tcPr>
            <w:tcW w:w="1910" w:type="dxa"/>
            <w:tcBorders>
              <w:top w:val="nil"/>
              <w:left w:val="nil"/>
              <w:bottom w:val="nil"/>
              <w:right w:val="nil"/>
            </w:tcBorders>
            <w:vAlign w:val="center"/>
          </w:tcPr>
          <w:p w14:paraId="4606B446" w14:textId="77777777" w:rsidR="0069739C" w:rsidRDefault="0069739C" w:rsidP="0069739C">
            <w:pPr>
              <w:pStyle w:val="aff6"/>
            </w:pPr>
          </w:p>
        </w:tc>
      </w:tr>
      <w:tr w:rsidR="0069739C" w14:paraId="21C2B353" w14:textId="77777777" w:rsidTr="006760F6">
        <w:trPr>
          <w:trHeight w:val="736"/>
          <w:jc w:val="center"/>
        </w:trPr>
        <w:tc>
          <w:tcPr>
            <w:tcW w:w="9738" w:type="dxa"/>
            <w:gridSpan w:val="6"/>
            <w:tcBorders>
              <w:top w:val="nil"/>
              <w:left w:val="nil"/>
              <w:right w:val="nil"/>
            </w:tcBorders>
            <w:vAlign w:val="center"/>
          </w:tcPr>
          <w:p w14:paraId="2124F473" w14:textId="38FA5FC7" w:rsidR="0069739C" w:rsidRDefault="0069739C" w:rsidP="0069739C">
            <w:pPr>
              <w:pStyle w:val="aff6"/>
            </w:pPr>
            <w:r>
              <w:rPr>
                <w:rFonts w:hint="eastAsia"/>
              </w:rPr>
              <w:t>设备合计费用</w:t>
            </w:r>
            <w:r w:rsidR="00CE40D5">
              <w:t>60791</w:t>
            </w:r>
            <w:r>
              <w:rPr>
                <w:rFonts w:hint="eastAsia"/>
              </w:rPr>
              <w:t>元</w:t>
            </w:r>
          </w:p>
        </w:tc>
      </w:tr>
    </w:tbl>
    <w:p w14:paraId="4127F20E" w14:textId="517977EB" w:rsidR="00A15493" w:rsidRDefault="00A15493" w:rsidP="000D4024">
      <w:pPr>
        <w:autoSpaceDE w:val="0"/>
        <w:autoSpaceDN w:val="0"/>
        <w:adjustRightInd w:val="0"/>
        <w:jc w:val="left"/>
      </w:pPr>
    </w:p>
    <w:sectPr w:rsidR="00A15493"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ZENGJING" w:date="2017-05-02T20:49:00Z" w:initials="Z">
    <w:p w14:paraId="75FCB9BF" w14:textId="53B8AF78" w:rsidR="00DB30AA" w:rsidRDefault="00DB30AA">
      <w:pPr>
        <w:pStyle w:val="af7"/>
      </w:pPr>
      <w:r>
        <w:rPr>
          <w:rStyle w:val="af8"/>
        </w:rPr>
        <w:annotationRef/>
      </w:r>
      <w:r>
        <w:rPr>
          <w:rFonts w:hint="eastAsia"/>
        </w:rPr>
        <w:t>属于研究现状</w:t>
      </w:r>
    </w:p>
  </w:comment>
  <w:comment w:id="44" w:author="ZENGJING" w:date="2017-05-02T20:52:00Z" w:initials="Z">
    <w:p w14:paraId="7CBC4530" w14:textId="067DC0F6" w:rsidR="00DB30AA" w:rsidRDefault="00DB30AA">
      <w:pPr>
        <w:pStyle w:val="af7"/>
      </w:pPr>
      <w:r>
        <w:rPr>
          <w:rStyle w:val="af8"/>
        </w:rPr>
        <w:annotationRef/>
      </w:r>
      <w:r>
        <w:rPr>
          <w:rFonts w:hint="eastAsia"/>
        </w:rPr>
        <w:t>参考文献要优化，选择优秀的文献；内容太少，应</w:t>
      </w:r>
      <w:r w:rsidRPr="0066643C">
        <w:rPr>
          <w:rFonts w:hint="eastAsia"/>
          <w:highlight w:val="yellow"/>
        </w:rPr>
        <w:t>增加篇幅</w:t>
      </w:r>
      <w:r>
        <w:rPr>
          <w:rFonts w:hint="eastAsia"/>
        </w:rPr>
        <w:t>和参考文献，可以把文献的内容说清楚一些，形式采用：</w:t>
      </w:r>
      <w:r>
        <w:rPr>
          <w:rFonts w:hint="eastAsia"/>
        </w:rPr>
        <w:t>XX</w:t>
      </w:r>
      <w:r>
        <w:rPr>
          <w:rFonts w:hint="eastAsia"/>
        </w:rPr>
        <w:t>作者（</w:t>
      </w:r>
      <w:r>
        <w:rPr>
          <w:rFonts w:hint="eastAsia"/>
        </w:rPr>
        <w:t>2003</w:t>
      </w:r>
      <w:r>
        <w:rPr>
          <w:rFonts w:hint="eastAsia"/>
        </w:rPr>
        <w:t>）采用什么方法研究什么问题得到什么结论</w:t>
      </w:r>
    </w:p>
  </w:comment>
  <w:comment w:id="46" w:author="ZENGJING" w:date="2017-05-02T20:56:00Z" w:initials="Z">
    <w:p w14:paraId="216057BD" w14:textId="32E5DDD9" w:rsidR="00DB30AA" w:rsidRDefault="00DB30AA">
      <w:pPr>
        <w:pStyle w:val="af7"/>
      </w:pPr>
      <w:r>
        <w:rPr>
          <w:rStyle w:val="af8"/>
        </w:rPr>
        <w:annotationRef/>
      </w:r>
      <w:r>
        <w:rPr>
          <w:rFonts w:hint="eastAsia"/>
        </w:rPr>
        <w:t>这一段应该是在分析国内外现有研究的基础上得出自己文章研究的空间和创新点。类似于：大多数学者都咋</w:t>
      </w:r>
      <w:r>
        <w:rPr>
          <w:rFonts w:hint="eastAsia"/>
        </w:rPr>
        <w:t>咋咋，本文依托于啥啥啥，将什么什么加入，去除了什么的影响或者与现有研究有啥差别，大致如此。</w:t>
      </w:r>
    </w:p>
  </w:comment>
  <w:comment w:id="52" w:author="ZENGJING" w:date="2017-05-02T20:59:00Z" w:initials="Z">
    <w:p w14:paraId="5B155293" w14:textId="007EAE7A" w:rsidR="00DB30AA" w:rsidRDefault="00DB30AA">
      <w:pPr>
        <w:pStyle w:val="af7"/>
      </w:pPr>
      <w:r>
        <w:rPr>
          <w:rStyle w:val="af8"/>
        </w:rPr>
        <w:annotationRef/>
      </w:r>
      <w:r>
        <w:rPr>
          <w:rFonts w:hint="eastAsia"/>
        </w:rPr>
        <w:t>前面的标号最好用（</w:t>
      </w:r>
      <w:r>
        <w:rPr>
          <w:rFonts w:hint="eastAsia"/>
        </w:rPr>
        <w:t>1</w:t>
      </w:r>
      <w:r>
        <w:rPr>
          <w:rFonts w:hint="eastAsia"/>
        </w:rPr>
        <w:t>）（</w:t>
      </w:r>
      <w:r>
        <w:rPr>
          <w:rFonts w:hint="eastAsia"/>
        </w:rPr>
        <w:t>2</w:t>
      </w:r>
      <w:r>
        <w:rPr>
          <w:rFonts w:hint="eastAsia"/>
        </w:rPr>
        <w:t>）（</w:t>
      </w:r>
      <w:r>
        <w:rPr>
          <w:rFonts w:hint="eastAsia"/>
        </w:rPr>
        <w:t>3</w:t>
      </w:r>
      <w:r>
        <w:rPr>
          <w:rFonts w:hint="eastAsia"/>
        </w:rPr>
        <w:t>）每一个条目后面应用分号，最后一个用句号</w:t>
      </w:r>
    </w:p>
  </w:comment>
  <w:comment w:id="57" w:author="ZENGJING" w:date="2017-05-02T21:01:00Z" w:initials="Z">
    <w:p w14:paraId="0A208D9F" w14:textId="621B332E" w:rsidR="00DB30AA" w:rsidRDefault="00DB30AA">
      <w:pPr>
        <w:pStyle w:val="af7"/>
      </w:pPr>
      <w:r>
        <w:rPr>
          <w:rStyle w:val="af8"/>
        </w:rPr>
        <w:annotationRef/>
      </w:r>
      <w:r>
        <w:rPr>
          <w:rFonts w:hint="eastAsia"/>
        </w:rPr>
        <w:t>可以画上组织结构图，你不是很</w:t>
      </w:r>
      <w:r>
        <w:rPr>
          <w:rFonts w:hint="eastAsia"/>
        </w:rPr>
        <w:t>high</w:t>
      </w:r>
      <w:r>
        <w:rPr>
          <w:rFonts w:hint="eastAsia"/>
        </w:rPr>
        <w:t>的发</w:t>
      </w:r>
      <w:r>
        <w:rPr>
          <w:rFonts w:hint="eastAsia"/>
        </w:rPr>
        <w:t>vision</w:t>
      </w:r>
      <w:r>
        <w:rPr>
          <w:rFonts w:hint="eastAsia"/>
        </w:rPr>
        <w:t>给我了吗</w:t>
      </w:r>
    </w:p>
  </w:comment>
  <w:comment w:id="58" w:author="ZENGJING" w:date="2017-05-02T21:00:00Z" w:initials="Z">
    <w:p w14:paraId="49B81B00" w14:textId="336D7B50" w:rsidR="00DB30AA" w:rsidRDefault="00DB30AA">
      <w:pPr>
        <w:pStyle w:val="af7"/>
      </w:pPr>
      <w:r>
        <w:rPr>
          <w:rStyle w:val="af8"/>
        </w:rPr>
        <w:annotationRef/>
      </w:r>
      <w:r>
        <w:rPr>
          <w:rFonts w:hint="eastAsia"/>
        </w:rPr>
        <w:t>可以多写点呀呀</w:t>
      </w:r>
    </w:p>
  </w:comment>
  <w:comment w:id="61" w:author="ZENGJING" w:date="2017-05-02T21:02:00Z" w:initials="Z">
    <w:p w14:paraId="48875403" w14:textId="011D1357" w:rsidR="00DB30AA" w:rsidRDefault="00DB30AA">
      <w:pPr>
        <w:pStyle w:val="af7"/>
      </w:pPr>
      <w:r>
        <w:rPr>
          <w:rStyle w:val="af8"/>
        </w:rPr>
        <w:annotationRef/>
      </w:r>
      <w:r>
        <w:rPr>
          <w:rFonts w:hint="eastAsia"/>
        </w:rPr>
        <w:t>同上</w:t>
      </w:r>
    </w:p>
  </w:comment>
  <w:comment w:id="62" w:author="ZENGJING" w:date="2017-05-02T21:02:00Z" w:initials="Z">
    <w:p w14:paraId="537B9BEA" w14:textId="69F53F92" w:rsidR="00DB30AA" w:rsidRDefault="00DB30AA">
      <w:pPr>
        <w:pStyle w:val="af7"/>
      </w:pPr>
      <w:r>
        <w:rPr>
          <w:rStyle w:val="af8"/>
        </w:rPr>
        <w:annotationRef/>
      </w:r>
      <w:r>
        <w:rPr>
          <w:rFonts w:hint="eastAsia"/>
        </w:rPr>
        <w:t>你咋这么口语，像讲稿</w:t>
      </w:r>
    </w:p>
  </w:comment>
  <w:comment w:id="65" w:author="ZENGJING" w:date="2017-05-02T21:03:00Z" w:initials="Z">
    <w:p w14:paraId="05A427BA" w14:textId="14D386B4" w:rsidR="00DB30AA" w:rsidRDefault="00DB30AA">
      <w:pPr>
        <w:pStyle w:val="af7"/>
      </w:pPr>
      <w:r>
        <w:rPr>
          <w:rStyle w:val="af8"/>
        </w:rPr>
        <w:annotationRef/>
      </w:r>
      <w:r>
        <w:rPr>
          <w:rFonts w:hint="eastAsia"/>
        </w:rPr>
        <w:t>又是这么口语</w:t>
      </w:r>
    </w:p>
  </w:comment>
  <w:comment w:id="69" w:author="ZENGJING" w:date="2017-05-02T21:04:00Z" w:initials="Z">
    <w:p w14:paraId="11E36D60" w14:textId="5CE7C860" w:rsidR="00DB30AA" w:rsidRDefault="00DB30AA">
      <w:pPr>
        <w:pStyle w:val="af7"/>
      </w:pPr>
      <w:r>
        <w:rPr>
          <w:rStyle w:val="af8"/>
        </w:rPr>
        <w:annotationRef/>
      </w:r>
    </w:p>
  </w:comment>
  <w:comment w:id="71" w:author="ZENGJING" w:date="2017-05-02T21:04:00Z" w:initials="Z">
    <w:p w14:paraId="4A36D405" w14:textId="34709C15" w:rsidR="00DB30AA" w:rsidRDefault="00DB30AA">
      <w:pPr>
        <w:pStyle w:val="af7"/>
      </w:pPr>
      <w:r>
        <w:rPr>
          <w:rStyle w:val="af8"/>
        </w:rPr>
        <w:annotationRef/>
      </w:r>
    </w:p>
  </w:comment>
  <w:comment w:id="73" w:author="ZENGJING" w:date="2017-05-02T21:04:00Z" w:initials="Z">
    <w:p w14:paraId="5F20AA6B" w14:textId="0336AE15" w:rsidR="00DB30AA" w:rsidRDefault="00DB30AA">
      <w:pPr>
        <w:pStyle w:val="af7"/>
      </w:pPr>
      <w:r>
        <w:rPr>
          <w:rStyle w:val="af8"/>
        </w:rPr>
        <w:annotationRef/>
      </w:r>
    </w:p>
  </w:comment>
  <w:comment w:id="75" w:author="ZENGJING" w:date="2017-05-02T21:16:00Z" w:initials="Z">
    <w:p w14:paraId="2B21982A" w14:textId="308BED29" w:rsidR="00DB30AA" w:rsidRDefault="00DB30AA">
      <w:pPr>
        <w:pStyle w:val="af7"/>
      </w:pPr>
      <w:r>
        <w:rPr>
          <w:rStyle w:val="af8"/>
        </w:rPr>
        <w:annotationRef/>
      </w:r>
      <w:r>
        <w:rPr>
          <w:rFonts w:hint="eastAsia"/>
        </w:rPr>
        <w:t>每一章小结是必要的，但是本文的小结内容篇幅太少，要扩充，篇幅加到两到三倍</w:t>
      </w:r>
    </w:p>
  </w:comment>
  <w:comment w:id="85" w:author="ZENGJING" w:date="2017-05-02T21:05:00Z" w:initials="Z">
    <w:p w14:paraId="0312D9C5" w14:textId="053915FD" w:rsidR="00DB30AA" w:rsidRDefault="00DB30AA">
      <w:pPr>
        <w:pStyle w:val="af7"/>
      </w:pPr>
      <w:r>
        <w:rPr>
          <w:rStyle w:val="af8"/>
        </w:rPr>
        <w:annotationRef/>
      </w:r>
    </w:p>
  </w:comment>
  <w:comment w:id="86" w:author="ZENGJING" w:date="2017-05-02T21:05:00Z" w:initials="Z">
    <w:p w14:paraId="7A0D3FF5" w14:textId="695BA1EA" w:rsidR="00DB30AA" w:rsidRDefault="00DB30AA">
      <w:pPr>
        <w:pStyle w:val="af7"/>
      </w:pPr>
      <w:r>
        <w:rPr>
          <w:rStyle w:val="af8"/>
        </w:rPr>
        <w:annotationRef/>
      </w:r>
    </w:p>
  </w:comment>
  <w:comment w:id="91" w:author="ZENGJING" w:date="2017-05-02T21:14:00Z" w:initials="Z">
    <w:p w14:paraId="662F1710" w14:textId="3739453A" w:rsidR="00DB30AA" w:rsidRDefault="00DB30AA">
      <w:pPr>
        <w:pStyle w:val="af7"/>
      </w:pPr>
      <w:r>
        <w:rPr>
          <w:rStyle w:val="af8"/>
        </w:rPr>
        <w:annotationRef/>
      </w:r>
      <w:r>
        <w:rPr>
          <w:rFonts w:hint="eastAsia"/>
        </w:rPr>
        <w:t>第</w:t>
      </w:r>
      <w:r>
        <w:rPr>
          <w:rFonts w:hint="eastAsia"/>
        </w:rPr>
        <w:t>四五章看不太懂，但是都是图，没啥文字，作为文章最主要的部分，篇幅太少，分析不透彻</w:t>
      </w:r>
    </w:p>
  </w:comment>
  <w:comment w:id="93" w:author="ZENGJING" w:date="2017-05-02T21:06:00Z" w:initials="Z">
    <w:p w14:paraId="7B5F6BBD" w14:textId="1A4FDE36" w:rsidR="00DB30AA" w:rsidRDefault="00DB30AA">
      <w:pPr>
        <w:pStyle w:val="af7"/>
      </w:pPr>
      <w:r>
        <w:rPr>
          <w:rStyle w:val="af8"/>
        </w:rPr>
        <w:annotationRef/>
      </w:r>
      <w:r>
        <w:rPr>
          <w:rFonts w:hint="eastAsia"/>
        </w:rPr>
        <w:t>像这样的格式就是对的</w:t>
      </w:r>
    </w:p>
  </w:comment>
  <w:comment w:id="95" w:author="ZENGJING" w:date="2017-05-02T21:07:00Z" w:initials="Z">
    <w:p w14:paraId="15480629" w14:textId="072110A4" w:rsidR="00DB30AA" w:rsidRDefault="00DB30AA">
      <w:pPr>
        <w:pStyle w:val="af7"/>
      </w:pPr>
      <w:r>
        <w:rPr>
          <w:rStyle w:val="af8"/>
        </w:rPr>
        <w:annotationRef/>
      </w:r>
    </w:p>
  </w:comment>
  <w:comment w:id="96" w:author="ZENGJING" w:date="2017-05-02T21:07:00Z" w:initials="Z">
    <w:p w14:paraId="1A880A78" w14:textId="70065B7B" w:rsidR="00DB30AA" w:rsidRDefault="00DB30AA">
      <w:pPr>
        <w:pStyle w:val="af7"/>
      </w:pPr>
      <w:r>
        <w:rPr>
          <w:rStyle w:val="af8"/>
        </w:rPr>
        <w:annotationRef/>
      </w:r>
    </w:p>
  </w:comment>
  <w:comment w:id="98" w:author="ZENGJING" w:date="2017-05-02T21:07:00Z" w:initials="Z">
    <w:p w14:paraId="3EF07F3C" w14:textId="2B4DFCE3" w:rsidR="00DB30AA" w:rsidRDefault="00DB30AA">
      <w:pPr>
        <w:pStyle w:val="af7"/>
      </w:pPr>
      <w:r>
        <w:rPr>
          <w:rStyle w:val="af8"/>
        </w:rPr>
        <w:annotationRef/>
      </w:r>
    </w:p>
  </w:comment>
  <w:comment w:id="117" w:author="ZENGJING" w:date="2017-05-02T21:11:00Z" w:initials="Z">
    <w:p w14:paraId="573B3B8D" w14:textId="50D7461D" w:rsidR="00DB30AA" w:rsidRDefault="00DB30AA">
      <w:pPr>
        <w:pStyle w:val="af7"/>
      </w:pPr>
      <w:r>
        <w:rPr>
          <w:rStyle w:val="af8"/>
        </w:rPr>
        <w:annotationRef/>
      </w:r>
      <w:r>
        <w:rPr>
          <w:rFonts w:hint="eastAsia"/>
        </w:rPr>
        <w:t>这一章节完全不行，篇幅过少，可以在现有内容基础上扩充，还可加上建议等</w:t>
      </w:r>
    </w:p>
  </w:comment>
  <w:comment w:id="126" w:author="ZENGJING" w:date="2017-05-02T21:09:00Z" w:initials="Z">
    <w:p w14:paraId="48ADEF5D" w14:textId="6CFE5B75" w:rsidR="00DB30AA" w:rsidRDefault="00DB30AA">
      <w:pPr>
        <w:pStyle w:val="af7"/>
      </w:pPr>
      <w:r>
        <w:rPr>
          <w:rStyle w:val="af8"/>
        </w:rPr>
        <w:annotationRef/>
      </w:r>
      <w:r>
        <w:rPr>
          <w:rFonts w:hint="eastAsia"/>
        </w:rPr>
        <w:t>啥原因，论文的严谨性客观性捏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CB9BF" w15:done="0"/>
  <w15:commentEx w15:paraId="7CBC4530" w15:done="0"/>
  <w15:commentEx w15:paraId="216057BD" w15:done="0"/>
  <w15:commentEx w15:paraId="5B155293" w15:done="0"/>
  <w15:commentEx w15:paraId="0A208D9F" w15:done="0"/>
  <w15:commentEx w15:paraId="49B81B00" w15:done="0"/>
  <w15:commentEx w15:paraId="48875403" w15:done="0"/>
  <w15:commentEx w15:paraId="537B9BEA" w15:done="0"/>
  <w15:commentEx w15:paraId="05A427BA" w15:done="0"/>
  <w15:commentEx w15:paraId="11E36D60" w15:done="0"/>
  <w15:commentEx w15:paraId="4A36D405" w15:done="0"/>
  <w15:commentEx w15:paraId="5F20AA6B" w15:done="0"/>
  <w15:commentEx w15:paraId="2B21982A" w15:done="0"/>
  <w15:commentEx w15:paraId="0312D9C5" w15:done="0"/>
  <w15:commentEx w15:paraId="7A0D3FF5" w15:done="0"/>
  <w15:commentEx w15:paraId="662F1710" w15:done="0"/>
  <w15:commentEx w15:paraId="7B5F6BBD" w15:done="0"/>
  <w15:commentEx w15:paraId="15480629" w15:done="0"/>
  <w15:commentEx w15:paraId="1A880A78" w15:done="0"/>
  <w15:commentEx w15:paraId="3EF07F3C" w15:done="0"/>
  <w15:commentEx w15:paraId="573B3B8D" w15:done="0"/>
  <w15:commentEx w15:paraId="48ADEF5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6CD7E" w14:textId="77777777" w:rsidR="00007F85" w:rsidRDefault="00007F85">
      <w:r>
        <w:separator/>
      </w:r>
    </w:p>
  </w:endnote>
  <w:endnote w:type="continuationSeparator" w:id="0">
    <w:p w14:paraId="21DC5FF8" w14:textId="77777777" w:rsidR="00007F85" w:rsidRDefault="00007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DB30AA" w:rsidRDefault="00DB30AA"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DB30AA" w:rsidRDefault="00DB30AA">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DB30AA" w:rsidRDefault="00DB30AA">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43E35EF5" w:rsidR="00DB30AA" w:rsidRDefault="00DB30AA">
    <w:pPr>
      <w:pStyle w:val="af1"/>
      <w:framePr w:wrap="around" w:vAnchor="text" w:hAnchor="margin" w:xAlign="center" w:y="1"/>
      <w:rPr>
        <w:rStyle w:val="af2"/>
      </w:rPr>
    </w:pPr>
    <w:r>
      <w:fldChar w:fldCharType="begin"/>
    </w:r>
    <w:r>
      <w:rPr>
        <w:rStyle w:val="af2"/>
      </w:rPr>
      <w:instrText xml:space="preserve">PAGE  </w:instrText>
    </w:r>
    <w:r>
      <w:fldChar w:fldCharType="separate"/>
    </w:r>
    <w:r w:rsidR="00A966F7">
      <w:rPr>
        <w:rStyle w:val="af2"/>
        <w:noProof/>
      </w:rPr>
      <w:t>9</w:t>
    </w:r>
    <w:r>
      <w:fldChar w:fldCharType="end"/>
    </w:r>
  </w:p>
  <w:p w14:paraId="7BFD98D8" w14:textId="77777777" w:rsidR="00DB30AA" w:rsidRDefault="00DB30AA">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A0183" w14:textId="77777777" w:rsidR="00007F85" w:rsidRDefault="00007F85">
      <w:r>
        <w:separator/>
      </w:r>
    </w:p>
  </w:footnote>
  <w:footnote w:type="continuationSeparator" w:id="0">
    <w:p w14:paraId="35E72C49" w14:textId="77777777" w:rsidR="00007F85" w:rsidRDefault="00007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DB30AA" w:rsidRDefault="00DB30AA"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DB30AA" w:rsidRPr="00FC6025" w:rsidRDefault="00DB30AA" w:rsidP="00FC6025">
    <w:pPr>
      <w:pStyle w:val="ad"/>
      <w:pBdr>
        <w:bottom w:val="none" w:sz="0" w:space="0" w:color="auto"/>
      </w:pBdr>
    </w:pPr>
    <w:r>
      <w:rPr>
        <w:noProof/>
      </w:rPr>
      <mc:AlternateContent>
        <mc:Choice Requires="wpg">
          <w:drawing>
            <wp:anchor distT="0" distB="0" distL="114300" distR="114300" simplePos="0" relativeHeight="25166336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DB30AA" w:rsidRPr="002857B5" w:rsidRDefault="00DB30AA"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DB30AA" w:rsidRPr="002857B5" w:rsidRDefault="00DB30AA"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4E6491"/>
    <w:multiLevelType w:val="hybridMultilevel"/>
    <w:tmpl w:val="3DF2EF8A"/>
    <w:lvl w:ilvl="0" w:tplc="A25629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2"/>
  </w:num>
  <w:num w:numId="4">
    <w:abstractNumId w:val="15"/>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4"/>
  </w:num>
  <w:num w:numId="14">
    <w:abstractNumId w:val="7"/>
  </w:num>
  <w:num w:numId="15">
    <w:abstractNumId w:val="13"/>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6633FB-0489-49CB-B497-4F6A615333A8}" w:val=" ADDIN NE.Ref.{066633FB-0489-49CB-B497-4F6A615333A8}&lt;Citation&gt;&lt;Group&gt;&lt;References&gt;&lt;Item&gt;&lt;ID&gt;457&lt;/ID&gt;&lt;UID&gt;{9A2EFD09-8F70-44D0-A45B-6DB91D8CF57E}&lt;/UID&gt;&lt;Title&gt;基于过程能力指数的工序质量控制研究&lt;/Title&gt;&lt;Template&gt;Thesis&lt;/Template&gt;&lt;Star&gt;0&lt;/Star&gt;&lt;Tag&gt;0&lt;/Tag&gt;&lt;Author&gt;李玉玲&lt;/Author&gt;&lt;Year&gt;2008&lt;/Year&gt;&lt;Details&gt;&lt;_db_provider&gt;CNKI: 硕士&lt;/_db_provider&gt;&lt;_keywords&gt;统计质量控制;过程能力指数;工序质量控制;抽样检验&lt;/_keywords&gt;&lt;_pages&gt;84&lt;/_pages&gt;&lt;_publisher&gt;重庆大学&lt;/_publisher&gt;&lt;_tertiary_author&gt;张根保&lt;/_tertiary_author&gt;&lt;_url&gt;http://www.cnki.net/KCMS/detail/detail.aspx?FileName=2009046808.nh&amp;amp;DbName=CMFD2009&lt;/_url&gt;&lt;_volume&gt;硕士&lt;/_volume&gt;&lt;_created&gt;61711682&lt;/_created&gt;&lt;_modified&gt;61711682&lt;/_modified&gt;&lt;_db_updated&gt;CNKI - Reference&lt;/_db_updated&gt;&lt;_translated_author&gt;Li, Yuling&lt;/_translated_author&gt;&lt;_translated_tertiary_author&gt;Zhang, Genbao&lt;/_translated_tertiary_author&gt;&lt;/Details&gt;&lt;Extra&gt;&lt;DBUID&gt;{F96A950B-833F-4880-A151-76DA2D6A2879}&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30AD42-C1FB-49F6-9963-CDC28CD01361}" w:val=" ADDIN NE.Ref.{0D30AD42-C1FB-49F6-9963-CDC28CD01361}&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175BCD6-C79B-4CB9-AE99-05956E857445}" w:val=" ADDIN NE.Ref.{1175BCD6-C79B-4CB9-AE99-05956E857445}&lt;Citation&gt;&lt;Group&gt;&lt;References&gt;&lt;Item&gt;&lt;ID&gt;464&lt;/ID&gt;&lt;UID&gt;{D954E8AE-1535-4FCA-B7C4-D19A6ED77671}&lt;/UID&gt;&lt;Title&gt;提高国产数控机床可靠性的若干关键问题&lt;/Title&gt;&lt;Template&gt;Journal Article&lt;/Template&gt;&lt;Star&gt;0&lt;/Star&gt;&lt;Tag&gt;0&lt;/Tag&gt;&lt;Author&gt;张根保; 柳剑&lt;/Author&gt;&lt;Year&gt;2014&lt;/Year&gt;&lt;Details&gt;&lt;_author_aff&gt;重庆大学;&lt;/_author_aff&gt;&lt;_date&gt;2014-02-15&lt;/_date&gt;&lt;_db_provider&gt;CNKI: 期刊&lt;/_db_provider&gt;&lt;_issue&gt;01&lt;/_issue&gt;&lt;_journal&gt;世界制造技术与装备市场&lt;/_journal&gt;&lt;_keywords&gt;国产数控机床;数控机床发展;可靠性保证;工业现代化;国家工业化;进口机床;高档数控机床;制造阶段;世界先进水平;基础装备;&lt;/_keywords&gt;&lt;_pages&gt;85-89&lt;/_pages&gt;&lt;_url&gt;http://www.cnki.net/KCMS/detail/detail.aspx?FileName=ZBSC201401017&amp;amp;DbName=CJFQ2014&lt;/_url&gt;&lt;_created&gt;61711690&lt;/_created&gt;&lt;_modified&gt;61711691&lt;/_modified&gt;&lt;_db_updated&gt;CNKI - Reference&lt;/_db_updated&gt;&lt;_translated_author&gt;Zhang, Genbao;Liu, Jian&lt;/_translated_author&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3211B0-DDEE-40F2-865D-86703DC36B1F}" w:val=" ADDIN NE.Ref.{1F3211B0-DDEE-40F2-865D-86703DC36B1F}&lt;Citation&gt;&lt;Group&gt;&lt;References&gt;&lt;Item&gt;&lt;ID&gt;404&lt;/ID&gt;&lt;UID&gt;{7D2C4F4A-A268-4A56-8A0F-964451E722C0}&lt;/UID&gt;&lt;Title&gt;Process capability indices&lt;/Title&gt;&lt;Template&gt;Journal Article&lt;/Template&gt;&lt;Star&gt;0&lt;/Star&gt;&lt;Tag&gt;0&lt;/Tag&gt;&lt;Author&gt;Kane, Victor E&lt;/Author&gt;&lt;Year&gt;1986&lt;/Year&gt;&lt;Details&gt;&lt;_issue&gt;1&lt;/_issue&gt;&lt;_journal&gt;Journal of quality technology&lt;/_journal&gt;&lt;_pages&gt;41-52&lt;/_pages&gt;&lt;_volume&gt;18&lt;/_volume&gt;&lt;_created&gt;61710955&lt;/_created&gt;&lt;_modified&gt;61710955&lt;/_modified&gt;&lt;_impact_factor&gt;   1.578&lt;/_impact_factor&gt;&lt;_collection_scope&gt;EI;SCI;SCIE;&lt;/_collection_scop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31AD03D-95B5-478B-B536-13A247AD438B}" w:val=" ADDIN NE.Ref.{231AD03D-95B5-478B-B536-13A247AD438B}&lt;Citation&gt;&lt;Group&gt;&lt;References&gt;&lt;Item&gt;&lt;ID&gt;398&lt;/ID&gt;&lt;UID&gt;{33AF3B7C-C025-44EA-B377-3B7E14DFC7BA}&lt;/UID&gt;&lt;Title&gt;Study on Automatic Production Line for Coating Shell Making of Refined Casting Mould&lt;/Title&gt;&lt;Template&gt;Conference Proceedings&lt;/Template&gt;&lt;Star&gt;0&lt;/Star&gt;&lt;Tag&gt;5&lt;/Tag&gt;&lt;Author&gt;Zhu, Xi Lin; Cao, Jian Bo; Yu, Yong; Hui, An Feng; Chen, Jia Jun&lt;/Author&gt;&lt;Year&gt;2011&lt;/Year&gt;&lt;Details&gt;&lt;_isbn&gt;3037851961&lt;/_isbn&gt;&lt;_pages&gt;269-273&lt;/_pages&gt;&lt;_publisher&gt;Trans Tech Publ&lt;/_publisher&gt;&lt;_secondary_title&gt;Advanced Materials Research&lt;/_secondary_title&gt;&lt;_volume&gt;305&lt;/_volume&gt;&lt;_created&gt;61710434&lt;/_created&gt;&lt;_modified&gt;61710439&lt;/_modified&gt;&lt;/Details&gt;&lt;Extra&gt;&lt;DBUID&gt;{F96A950B-833F-4880-A151-76DA2D6A2879}&lt;/DBUID&gt;&lt;/Extra&gt;&lt;/Item&gt;&lt;/References&gt;&lt;/Group&gt;&lt;/Citation&gt;_x000a_"/>
    <w:docVar w:name="NE.Ref{23A8E90A-7243-4C0D-9C25-1F36896992C6}" w:val=" ADDIN NE.Ref.{23A8E90A-7243-4C0D-9C25-1F36896992C6}&lt;Citation&gt;&lt;Group&gt;&lt;References&gt;&lt;Item&gt;&lt;ID&gt;470&lt;/ID&gt;&lt;UID&gt;{752137FA-0384-4C7A-A0BC-AE4AED99263D}&lt;/UID&gt;&lt;Title&gt;Memcached and Redis in the cache&lt;/Title&gt;&lt;Template&gt;Journal Article&lt;/Template&gt;&lt;Star&gt;0&lt;/Star&gt;&lt;Tag&gt;0&lt;/Tag&gt;&lt;Author&gt;Xin-yan, Wang&lt;/Author&gt;&lt;Year&gt;2012&lt;/Year&gt;&lt;Details&gt;&lt;_journal&gt;Journal of Wireless Internet Technology&lt;/_journal&gt;&lt;_pages&gt;8-9&lt;/_pages&gt;&lt;_volume&gt;9&lt;/_volume&gt;&lt;_created&gt;61711710&lt;/_created&gt;&lt;_modified&gt;61711710&lt;/_modified&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75541C2-8E86-4222-A296-C3C19A41A620}" w:val=" ADDIN NE.Ref.{275541C2-8E86-4222-A296-C3C19A41A620}&lt;Citation&gt;&lt;Group&gt;&lt;References&gt;&lt;Item&gt;&lt;ID&gt;462&lt;/ID&gt;&lt;UID&gt;{384D6EC2-5FD3-49F7-A7CD-26731F7418EB}&lt;/UID&gt;&lt;Title&gt;制造车间布局优化方法研究与系统实现&lt;/Title&gt;&lt;Template&gt;Thesis&lt;/Template&gt;&lt;Star&gt;0&lt;/Star&gt;&lt;Tag&gt;0&lt;/Tag&gt;&lt;Author&gt;胡广华&lt;/Author&gt;&lt;Year&gt;2007&lt;/Year&gt;&lt;Details&gt;&lt;_db_provider&gt;CNKI: 博士&lt;/_db_provider&gt;&lt;_keywords&gt;车间布局设计;智能优化算法;增强现实;成组布局;集成布局模型&lt;/_keywords&gt;&lt;_pages&gt;130&lt;/_pages&gt;&lt;_publisher&gt;华中科技大学&lt;/_publisher&gt;&lt;_tertiary_author&gt;陈幼平;周祖德&lt;/_tertiary_author&gt;&lt;_url&gt;http://www.cnki.net/KCMS/detail/detail.aspx?FileName=2009033378.nh&amp;amp;DbName=CDFD2009&lt;/_url&gt;&lt;_volume&gt;博士&lt;/_volume&gt;&lt;_created&gt;61711688&lt;/_created&gt;&lt;_modified&gt;61711688&lt;/_modified&gt;&lt;_db_updated&gt;CNKI - Reference&lt;/_db_updated&gt;&lt;_translated_author&gt;Hu, Guanghua&lt;/_translated_author&gt;&lt;_translated_tertiary_author&gt;Chen, Youping;Zhou, Zude&lt;/_translated_tertiary_author&gt;&lt;/Details&gt;&lt;Extra&gt;&lt;DBUID&gt;{F96A950B-833F-4880-A151-76DA2D6A2879}&lt;/DBUID&gt;&lt;/Extra&gt;&lt;/Item&gt;&lt;/References&gt;&lt;/Group&gt;&lt;/Citation&gt;_x000a_"/>
    <w:docVar w:name="NE.Ref{28C425B8-D02A-4FEA-973E-976356AEEAEA}" w:val=" ADDIN NE.Ref.{28C425B8-D02A-4FEA-973E-976356AEEAEA}&lt;Citation&gt;&lt;Group&gt;&lt;References&gt;&lt;Item&gt;&lt;ID&gt;456&lt;/ID&gt;&lt;UID&gt;{1029CAE6-D25D-4D0C-9E32-15A9217EB476}&lt;/UID&gt;&lt;Title&gt;基于ANSYS的汽车轮毂单元静应力计算优化设计&lt;/Title&gt;&lt;Template&gt;Journal Article&lt;/Template&gt;&lt;Star&gt;0&lt;/Star&gt;&lt;Tag&gt;0&lt;/Tag&gt;&lt;Author&gt;宋裕民&lt;/Author&gt;&lt;Year&gt;2009&lt;/Year&gt;&lt;Details&gt;&lt;_author_aff&gt;济钢集团总公司;&lt;/_author_aff&gt;&lt;_date&gt;2009-05-25&lt;/_date&gt;&lt;_db_provider&gt;CNKI: 期刊&lt;/_db_provider&gt;&lt;_issue&gt;05&lt;/_issue&gt;&lt;_journal&gt;机械&lt;/_journal&gt;&lt;_keywords&gt;轮毂;应力;有限元分析;优化&lt;/_keywords&gt;&lt;_pages&gt;54-56&lt;/_pages&gt;&lt;_url&gt;http://www.cnki.net/KCMS/detail/detail.aspx?FileName=MECH200905020&amp;amp;DbName=CJFQ2009&lt;/_url&gt;&lt;_created&gt;61711681&lt;/_created&gt;&lt;_modified&gt;61711681&lt;/_modified&gt;&lt;_db_updated&gt;CNKI - Reference&lt;/_db_updated&gt;&lt;_translated_author&gt;Song, Yumin&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2CD6F4F4-9585-4ECC-BDEF-20ED1F175733}" w:val=" ADDIN NE.Ref.{2CD6F4F4-9585-4ECC-BDEF-20ED1F175733}&lt;Citation&gt;&lt;Group&gt;&lt;References&gt;&lt;Item&gt;&lt;ID&gt;453&lt;/ID&gt;&lt;UID&gt;{1A0811AD-4AAB-4E1F-9963-3BAEAB386349}&lt;/UID&gt;&lt;Title&gt;Survey on NoSQL database&lt;/Title&gt;&lt;Template&gt;Conference Proceedings&lt;/Template&gt;&lt;Star&gt;0&lt;/Star&gt;&lt;Tag&gt;0&lt;/Tag&gt;&lt;Author&gt;Han, Jing; Haihong, E; Le, Guan; Du, Jian&lt;/Author&gt;&lt;Year&gt;2011&lt;/Year&gt;&lt;Details&gt;&lt;_isbn&gt;1457702088&lt;/_isbn&gt;&lt;_pages&gt;363-366&lt;/_pages&gt;&lt;_publisher&gt;IEEE&lt;/_publisher&gt;&lt;_secondary_title&gt;Pervasive computing and applications (ICPCA), 2011 6th international conference on&lt;/_secondary_title&gt;&lt;_created&gt;61711671&lt;/_created&gt;&lt;_modified&gt;61711671&lt;/_modified&gt;&lt;/Details&gt;&lt;Extra&gt;&lt;DBUID&gt;{F96A950B-833F-4880-A151-76DA2D6A2879}&lt;/DBUID&gt;&lt;/Extra&gt;&lt;/Item&gt;&lt;/References&gt;&lt;/Group&gt;&lt;/Citation&gt;_x000a_"/>
    <w:docVar w:name="NE.Ref{3088911B-9FBF-4EFA-877F-87F7217FCA98}" w:val=" ADDIN NE.Ref.{3088911B-9FBF-4EFA-877F-87F7217FCA98}&lt;Citation&gt;&lt;Group&gt;&lt;References&gt;&lt;Item&gt;&lt;ID&gt;396&lt;/ID&gt;&lt;UID&gt;{DFCA1801-CBBE-489F-8625-634934F35BB8}&lt;/UID&gt;&lt;Title&gt;制动器壳体类零件的自动化生产线设计&lt;/Title&gt;&lt;Template&gt;Journal Article&lt;/Template&gt;&lt;Star&gt;0&lt;/Star&gt;&lt;Tag&gt;0&lt;/Tag&gt;&lt;Author&gt;叶寒; 付望; 张军; 刘华; 江涛; 戴琳; 何永林; 吴靓&lt;/Author&gt;&lt;Year&gt;2016&lt;/Year&gt;&lt;Details&gt;&lt;_author_aff&gt;南昌大学机电工程学院;江西佳时特数控技术有限公司;&lt;/_author_aff&gt;&lt;_date&gt;2016-03-25&lt;/_date&gt;&lt;_db_provider&gt;CNKI: 期刊&lt;/_db_provider&gt;&lt;_issue&gt;03&lt;/_issue&gt;&lt;_journal&gt;组合机床与自动化加工技术&lt;/_journal&gt;&lt;_keywords&gt;自动化生产线;PLC;机器人;触摸屏&lt;/_keywords&gt;&lt;_pages&gt;115-119&lt;/_pages&gt;&lt;_url&gt;http://www.cnki.net/KCMS/detail/detail.aspx?FileName=ZHJC201603032&amp;amp;DbName=CJFQ2016&lt;/_url&gt;&lt;_created&gt;61710408&lt;/_created&gt;&lt;_modified&gt;61710409&lt;/_modified&gt;&lt;_db_updated&gt;CNKI - Reference&lt;/_db_updated&gt;&lt;_collection_scope&gt;中国科技核心期刊;中文核心期刊;&lt;/_collection_scope&gt;&lt;_translated_author&gt;Ye, Han;Fu, Wang;Zhang, Jun;Liu, Hua;Jiang, Tao;Dai, Lin;He, Yonglin;Wu, Jing&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7C09DDE-DD8A-4F46-B426-F799419881E6}" w:val=" ADDIN NE.Ref.{37C09DDE-DD8A-4F46-B426-F799419881E6}&lt;Citation&gt;&lt;Group&gt;&lt;References&gt;&lt;Item&gt;&lt;ID&gt;458&lt;/ID&gt;&lt;UID&gt;{EDF7AAE1-E2AA-4B4A-9882-AE9EDA6A191E}&lt;/UID&gt;&lt;Title&gt;过程能力指数综述&lt;/Title&gt;&lt;Template&gt;Journal Article&lt;/Template&gt;&lt;Star&gt;0&lt;/Star&gt;&lt;Tag&gt;0&lt;/Tag&gt;&lt;Author&gt;汤淑明; 王飞跃&lt;/Author&gt;&lt;Year&gt;2004&lt;/Year&gt;&lt;Details&gt;&lt;_date&gt;2004-05-30&lt;/_date&gt;&lt;_db_provider&gt;CNKI: 期刊&lt;/_db_provider&gt;&lt;_issue&gt;02&lt;/_issue&gt;&lt;_journal&gt;应用概率统计&lt;/_journal&gt;&lt;_keywords&gt;统计过程控制;过程能力;过程能力指数&lt;/_keywords&gt;&lt;_pages&gt;207-216&lt;/_pages&gt;&lt;_url&gt;http://www.cnki.net/KCMS/detail/detail.aspx?FileName=YYGN200402012&amp;amp;DbName=CJFQ2004&lt;/_url&gt;&lt;_created&gt;61711683&lt;/_created&gt;&lt;_modified&gt;61711683&lt;/_modified&gt;&lt;_db_updated&gt;CNKI - Reference&lt;/_db_updated&gt;&lt;_collection_scope&gt;中国科技核心期刊;中文核心期刊;CSCD;&lt;/_collection_scope&gt;&lt;_translated_author&gt;Tang, Shuming;Wang, Feiyue&lt;/_translated_author&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AB1EA1-2419-4264-B163-329BA6E29115}" w:val=" ADDIN NE.Ref.{3BAB1EA1-2419-4264-B163-329BA6E29115}&lt;Citation&gt;&lt;Group&gt;&lt;References&gt;&lt;Item&gt;&lt;ID&gt;471&lt;/ID&gt;&lt;UID&gt;{0124A761-6C43-45AA-B55B-5B62949C5E97}&lt;/UID&gt;&lt;Title&gt;过程能力分析与过程能力指数的有关研究&lt;/Title&gt;&lt;Template&gt;Thesis&lt;/Template&gt;&lt;Star&gt;0&lt;/Star&gt;&lt;Tag&gt;0&lt;/Tag&gt;&lt;Author&gt;生志荣&lt;/Author&gt;&lt;Year&gt;2007&lt;/Year&gt;&lt;Details&gt;&lt;_db_provider&gt;CNKI: 硕士&lt;/_db_provider&gt;&lt;_keywords&gt;过程能力指数;不合格率;质量损失函数;估计;假设检验;非正态分布;自相关&lt;/_keywords&gt;&lt;_pages&gt;56&lt;/_pages&gt;&lt;_publisher&gt;华东师范大学&lt;/_publisher&gt;&lt;_tertiary_author&gt;濮晓龙&lt;/_tertiary_author&gt;&lt;_url&gt;http://www.cnki.net/KCMS/detail/detail.aspx?FileName=2008147959.nh&amp;amp;DbName=CMFD2008&lt;/_url&gt;&lt;_volume&gt;硕士&lt;/_volume&gt;&lt;_created&gt;61711711&lt;/_created&gt;&lt;_modified&gt;61711711&lt;/_modified&gt;&lt;_db_updated&gt;CNKI - Reference&lt;/_db_updated&gt;&lt;_translated_author&gt;Sheng, Zhirong&lt;/_translated_author&gt;&lt;_translated_tertiary_author&gt;Pu, Xiaolong&lt;/_translated_tertiary_author&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7D5254-33E1-401E-86EA-1D3FBF87B1B4}" w:val=" ADDIN NE.Ref.{3D7D5254-33E1-401E-86EA-1D3FBF87B1B4}&lt;Citation&gt;&lt;Group&gt;&lt;References&gt;&lt;Item&gt;&lt;ID&gt;472&lt;/ID&gt;&lt;UID&gt;{1F1D994D-735B-4D8D-BF68-DBB04A9DBD48}&lt;/UID&gt;&lt;Title&gt;四大技术成未来机床发展方向&lt;/Title&gt;&lt;Template&gt;Journal Article&lt;/Template&gt;&lt;Star&gt;0&lt;/Star&gt;&lt;Tag&gt;0&lt;/Tag&gt;&lt;Author/&gt;&lt;Year&gt;2013&lt;/Year&gt;&lt;Details&gt;&lt;_date&gt;2013-12-15&lt;/_date&gt;&lt;_db_provider&gt;CNKI: 期刊&lt;/_db_provider&gt;&lt;_issue&gt;23&lt;/_issue&gt;&lt;_journal&gt;机床与液压&lt;/_journal&gt;&lt;_keywords&gt;机床发展;机床运动;误差补偿;机床结构;高速加工技术;切削时间;运动精度;加工精度;功能部件;运动摩擦;&lt;/_keywords&gt;&lt;_pages&gt;52&lt;/_pages&gt;&lt;_url&gt;http://www.cnki.net/KCMS/detail/detail.aspx?FileName=JCYY201323015&amp;amp;DbName=CJFQ2013&lt;/_url&gt;&lt;_created&gt;61711713&lt;/_created&gt;&lt;_modified&gt;61711713&lt;/_modified&gt;&lt;_db_updated&gt;CNKI - Reference&lt;/_db_updated&gt;&lt;_collection_scope&gt;中国科技核心期刊;中文核心期刊;&lt;/_collection_scope&gt;&lt;/Details&gt;&lt;Extra&gt;&lt;DBUID&gt;{F96A950B-833F-4880-A151-76DA2D6A2879}&lt;/DBUID&gt;&lt;/Extra&gt;&lt;/Item&gt;&lt;/References&gt;&lt;/Group&gt;&lt;/Citation&gt;_x000a_"/>
    <w:docVar w:name="NE.Ref{4137FCCD-1C72-4972-844F-EA84D519EEDF}" w:val=" ADDIN NE.Ref.{4137FCCD-1C72-4972-844F-EA84D519EEDF}&lt;Citation&gt;&lt;Group&gt;&lt;References&gt;&lt;Item&gt;&lt;ID&gt;395&lt;/ID&gt;&lt;UID&gt;{2DF85480-EDB5-42A5-937A-6C82DDE2EE8B}&lt;/UID&gt;&lt;Title&gt;浅谈自动化生产线的发展&lt;/Title&gt;&lt;Template&gt;Journal Article&lt;/Template&gt;&lt;Star&gt;0&lt;/Star&gt;&lt;Tag&gt;0&lt;/Tag&gt;&lt;Author&gt;高雪莲&lt;/Author&gt;&lt;Year&gt;2016&lt;/Year&gt;&lt;Details&gt;&lt;_author_aff&gt;天津市劳动经济学校;&lt;/_author_aff&gt;&lt;_date&gt;2016-04-30&lt;/_date&gt;&lt;_db_provider&gt;CNKI: 期刊&lt;/_db_provider&gt;&lt;_issue&gt;08&lt;/_issue&gt;&lt;_journal&gt;现代工业经济和信息化&lt;/_journal&gt;&lt;_keywords&gt;自动化技术;机械电力;科技&lt;/_keywords&gt;&lt;_pages&gt;64-65+67&lt;/_pages&gt;&lt;_url&gt;http://www.cnki.net/KCMS/detail/detail.aspx?FileName=XDGY201608030&amp;amp;DbName=CJFQ2016&lt;/_url&gt;&lt;_created&gt;61710353&lt;/_created&gt;&lt;_modified&gt;61710360&lt;/_modified&gt;&lt;_db_updated&gt;CNKI - Reference&lt;/_db_updated&gt;&lt;_translated_author&gt;Gao, Xuelian&lt;/_translated_author&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87D4951-9FAC-437E-8435-A0710E761AC2}" w:val=" ADDIN NE.Ref.{487D4951-9FAC-437E-8435-A0710E761AC2}&lt;Citation&gt;&lt;Group&gt;&lt;References&gt;&lt;Item&gt;&lt;ID&gt;460&lt;/ID&gt;&lt;UID&gt;{D9534AC8-3FAC-41CE-97C3-D38985E89DC1}&lt;/UID&gt;&lt;Title&gt;基于空间的汽车生产线布局规划设计&lt;/Title&gt;&lt;Template&gt;Thesis&lt;/Template&gt;&lt;Star&gt;0&lt;/Star&gt;&lt;Tag&gt;0&lt;/Tag&gt;&lt;Author&gt;宁国良&lt;/Author&gt;&lt;Year&gt;2015&lt;/Year&gt;&lt;Details&gt;&lt;_db_provider&gt;CNKI: 硕士&lt;/_db_provider&gt;&lt;_keywords&gt;生产线布局规划;生产空间;多级空间组织;工艺数据&lt;/_keywords&gt;&lt;_pages&gt;91&lt;/_pages&gt;&lt;_publisher&gt;沈阳理工大学&lt;/_publisher&gt;&lt;_tertiary_author&gt;周秋忠&lt;/_tertiary_author&gt;&lt;_url&gt;http://www.cnki.net/KCMS/detail/detail.aspx?FileName=1015435742.nh&amp;amp;DbName=CMFD2016&lt;/_url&gt;&lt;_volume&gt;硕士&lt;/_volume&gt;&lt;_created&gt;61711685&lt;/_created&gt;&lt;_modified&gt;61711685&lt;/_modified&gt;&lt;_db_updated&gt;CNKI - Reference&lt;/_db_updated&gt;&lt;_translated_author&gt;Ning, Guoliang&lt;/_translated_author&gt;&lt;_translated_tertiary_author&gt;Zhou, Qiuzhong&lt;/_translated_tertiary_author&gt;&lt;/Details&gt;&lt;Extra&gt;&lt;DBUID&gt;{F96A950B-833F-4880-A151-76DA2D6A2879}&lt;/DBUID&gt;&lt;/Extra&gt;&lt;/Item&gt;&lt;/References&gt;&lt;/Group&gt;&lt;/Citation&gt;_x000a_"/>
    <w:docVar w:name="NE.Ref{49F2154C-2537-4BDE-8229-79A2C0ADB090}" w:val=" ADDIN NE.Ref.{49F2154C-2537-4BDE-8229-79A2C0ADB090}&lt;Citation&gt;&lt;Group&gt;&lt;References&gt;&lt;Item&gt;&lt;ID&gt;447&lt;/ID&gt;&lt;UID&gt;{8EB43156-770F-496A-B7CB-AB3CF7D0A528}&lt;/UID&gt;&lt;Title&gt;我国汽车行业营销趋势研究&lt;/Title&gt;&lt;Template&gt;Journal Article&lt;/Template&gt;&lt;Star&gt;0&lt;/Star&gt;&lt;Tag&gt;0&lt;/Tag&gt;&lt;Author&gt;陈波&lt;/Author&gt;&lt;Year&gt;2012&lt;/Year&gt;&lt;Details&gt;&lt;_author_aff&gt;广东岭南职业技术学院;&lt;/_author_aff&gt;&lt;_date&gt;2012-06-25&lt;/_date&gt;&lt;_db_provider&gt;CNKI: 期刊&lt;/_db_provider&gt;&lt;_issue&gt;06&lt;/_issue&gt;&lt;_journal&gt;企业经济&lt;/_journal&gt;&lt;_keywords&gt;汽车行业;汽车营销;发展趋势&lt;/_keywords&gt;&lt;_pages&gt;90-93&lt;/_pages&gt;&lt;_url&gt;http://www.cnki.net/KCMS/detail/detail.aspx?FileName=QUIT201206020&amp;amp;DbName=CJFQ2012&lt;/_url&gt;&lt;_created&gt;61711657&lt;/_created&gt;&lt;_modified&gt;61711658&lt;/_modified&gt;&lt;_db_updated&gt;CNKI - Reference&lt;/_db_updated&gt;&lt;_collection_scope&gt;中文核心期刊;&lt;/_collection_scope&gt;&lt;_translated_author&gt;Chen, Bo&lt;/_translated_author&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D727ED1-5C4E-4593-B6D9-ED5DA27C91E2}" w:val=" ADDIN NE.Ref.{4D727ED1-5C4E-4593-B6D9-ED5DA27C91E2}&lt;Citation&gt;&lt;Group&gt;&lt;References&gt;&lt;Item&gt;&lt;ID&gt;463&lt;/ID&gt;&lt;UID&gt;{A2444E7F-03FB-429B-9BDC-0A7BB5891E77}&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90&lt;/_created&gt;&lt;_modified&gt;61711690&lt;/_modified&gt;&lt;_db_updated&gt;CNKI - Reference&lt;/_db_updated&gt;&lt;_translated_author&gt;Jin, Bodong;Zhou, Chuanzhen&lt;/_translated_author&gt;&lt;/Details&gt;&lt;Extra&gt;&lt;DBUID&gt;{F96A950B-833F-4880-A151-76DA2D6A2879}&lt;/DBUID&gt;&lt;/Extra&gt;&lt;/Item&gt;&lt;/References&gt;&lt;/Group&gt;&lt;/Citation&gt;_x000a_"/>
    <w:docVar w:name="NE.Ref{4E1A105E-4245-4A8C-ACF6-593BB8A9A0EA}" w:val=" ADDIN NE.Ref.{4E1A105E-4245-4A8C-ACF6-593BB8A9A0EA}&lt;Citation&gt;&lt;Group&gt;&lt;References&gt;&lt;Item&gt;&lt;ID&gt;461&lt;/ID&gt;&lt;UID&gt;{A2E61ECA-4914-405E-86F3-8EB527284088}&lt;/UID&gt;&lt;Title&gt;全自动冲压生产线组网及分布式监控系统设计&lt;/Title&gt;&lt;Template&gt;Journal Article&lt;/Template&gt;&lt;Star&gt;0&lt;/Star&gt;&lt;Tag&gt;0&lt;/Tag&gt;&lt;Author&gt;肖本海; 郑莹娜; 邹世鹏; 肖小亭; 程永奇&lt;/Author&gt;&lt;Year&gt;2016&lt;/Year&gt;&lt;Details&gt;&lt;_author_aff&gt;广东工业大学信息工程学院;&lt;/_author_aff&gt;&lt;_date&gt;2016-04-15&lt;/_date&gt;&lt;_db_provider&gt;CNKI: 期刊&lt;/_db_provider&gt;&lt;_issue&gt;07&lt;/_issue&gt;&lt;_journal&gt;机床与液压&lt;/_journal&gt;&lt;_keywords&gt;冲压生产线;组网;工业机器人;传感器;现场总线;状态监控&lt;/_keywords&gt;&lt;_pages&gt;96-104&lt;/_pages&gt;&lt;_url&gt;http://www.cnki.net/KCMS/detail/detail.aspx?FileName=JCYY201607031&amp;amp;DbName=CJFQ2016&lt;/_url&gt;&lt;_created&gt;61711686&lt;/_created&gt;&lt;_modified&gt;61711686&lt;/_modified&gt;&lt;_db_updated&gt;CNKI - Reference&lt;/_db_updated&gt;&lt;_collection_scope&gt;中国科技核心期刊;中文核心期刊;&lt;/_collection_scope&gt;&lt;_translated_author&gt;Xiao, Benhai;Zheng, Yingna;Zou, Shipeng;Xiao, Xiaoting;Cheng, Yongqi&lt;/_translated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3CDC23C-5580-4900-830C-BCFD13A06261}" w:val=" ADDIN NE.Ref.{53CDC23C-5580-4900-830C-BCFD13A06261}&lt;Citation&gt;&lt;Group&gt;&lt;References&gt;&lt;Item&gt;&lt;ID&gt;454&lt;/ID&gt;&lt;UID&gt;{39D4B190-5013-471A-9B0B-306A46D90067}&lt;/UID&gt;&lt;Title&gt;Persisting objects in redis key-value database&lt;/Title&gt;&lt;Template&gt;Journal Article&lt;/Template&gt;&lt;Star&gt;0&lt;/Star&gt;&lt;Tag&gt;0&lt;/Tag&gt;&lt;Author&gt;Paksula, Matti&lt;/Author&gt;&lt;Year&gt;2010&lt;/Year&gt;&lt;Details&gt;&lt;_journal&gt;University of Helsinki, Department of Computer Science&lt;/_journal&gt;&lt;_created&gt;61711672&lt;/_created&gt;&lt;_modified&gt;61711672&lt;/_modified&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723AA9-CFEC-4D43-B9E3-565054E64FBE}" w:val=" ADDIN NE.Ref.{5C723AA9-CFEC-4D43-B9E3-565054E64FBE}&lt;Citation&gt;&lt;Group&gt;&lt;References&gt;&lt;Item&gt;&lt;ID&gt;469&lt;/ID&gt;&lt;UID&gt;{11A5B5B4-DC9C-4BB4-9482-F935B222CB1F}&lt;/UID&gt;&lt;Title&gt;工业以太网拓扑设计与优化研究&lt;/Title&gt;&lt;Template&gt;Thesis&lt;/Template&gt;&lt;Star&gt;0&lt;/Star&gt;&lt;Tag&gt;0&lt;/Tag&gt;&lt;Author&gt;张雷&lt;/Author&gt;&lt;Year&gt;2012&lt;/Year&gt;&lt;Details&gt;&lt;_db_provider&gt;CNKI: 博士&lt;/_db_provider&gt;&lt;_keywords&gt;工业以太网;实时;冗余;网络故障恢复时间;拓扑设计;设备分配;环形拓扑;遗传算法;变邻域算法;多目标进化算法&lt;/_keywords&gt;&lt;_pages&gt;133&lt;/_pages&gt;&lt;_publisher&gt;浙江大学&lt;/_publisher&gt;&lt;_tertiary_author&gt;王智&lt;/_tertiary_author&gt;&lt;_url&gt;http://www.cnki.net/KCMS/detail/detail.aspx?FileName=1012315709.nh&amp;amp;DbName=CDFD2012&lt;/_url&gt;&lt;_volume&gt;博士&lt;/_volume&gt;&lt;_created&gt;61711703&lt;/_created&gt;&lt;_modified&gt;61711703&lt;/_modified&gt;&lt;_db_updated&gt;CNKI - Reference&lt;/_db_updated&gt;&lt;_translated_author&gt;Zhang, Lei&lt;/_translated_author&gt;&lt;_translated_tertiary_author&gt;Wang, Zhi&lt;/_translated_tertiary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35FBF66-DCB0-44DA-91AB-3566495E959A}" w:val=" ADDIN NE.Ref.{635FBF66-DCB0-44DA-91AB-3566495E959A}&lt;Citation&gt;&lt;Group&gt;&lt;References&gt;&lt;Item&gt;&lt;ID&gt;477&lt;/ID&gt;&lt;UID&gt;{B9E7BAD5-A501-429F-99DE-DEFB553994BF}&lt;/UID&gt;&lt;Title&gt;Wheel hub transmission unit for a drive wheel of a vehicle, drive wheel, and vehicle having an auxiliary drive&lt;/Title&gt;&lt;Template&gt;Generic&lt;/Template&gt;&lt;Star&gt;0&lt;/Star&gt;&lt;Tag&gt;0&lt;/Tag&gt;&lt;Author&gt;Piele, Theodor&lt;/Author&gt;&lt;Year&gt;2016&lt;/Year&gt;&lt;Details&gt;&lt;_publisher&gt;Google Patents&lt;/_publisher&gt;&lt;_created&gt;61711730&lt;/_created&gt;&lt;_modified&gt;61711731&lt;/_modified&gt;&lt;/Details&gt;&lt;Extra&gt;&lt;DBUID&gt;{F96A950B-833F-4880-A151-76DA2D6A2879}&lt;/DBUID&gt;&lt;/Extra&gt;&lt;/Item&gt;&lt;/References&gt;&lt;/Group&gt;&lt;/Citation&gt;_x000a_"/>
    <w:docVar w:name="NE.Ref{63978818-BFCC-4E3B-9937-F41C2521FEBE}" w:val=" ADDIN NE.Ref.{63978818-BFCC-4E3B-9937-F41C2521FEBE}&lt;Citation&gt;&lt;Group&gt;&lt;References&gt;&lt;Item&gt;&lt;ID&gt;449&lt;/ID&gt;&lt;UID&gt;{77A52807-7260-45D7-BD4F-B469BFD2A6A3}&lt;/UID&gt;&lt;Title&gt;Redis in Action&lt;/Title&gt;&lt;Template&gt;Book&lt;/Template&gt;&lt;Star&gt;0&lt;/Star&gt;&lt;Tag&gt;0&lt;/Tag&gt;&lt;Author&gt;Carlson, Josiah L&lt;/Author&gt;&lt;Year&gt;2013&lt;/Year&gt;&lt;Details&gt;&lt;_isbn&gt;1617290858&lt;/_isbn&gt;&lt;_publisher&gt;Manning Publications Co.&lt;/_publisher&gt;&lt;_created&gt;61711664&lt;/_created&gt;&lt;_modified&gt;61711664&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2E6CC-86E3-45F2-9EC8-57F2C471C5BF}" w:val=" ADDIN NE.Ref.{7612E6CC-86E3-45F2-9EC8-57F2C471C5BF}&lt;Citation&gt;&lt;Group&gt;&lt;References&gt;&lt;Item&gt;&lt;ID&gt;401&lt;/ID&gt;&lt;UID&gt;{19FBC493-9C33-45EB-8898-96C2CD650273}&lt;/UID&gt;&lt;Title&gt;基于Twemproxy的Redis集群解决方案的设计与实现&lt;/Title&gt;&lt;Template&gt;Journal Article&lt;/Template&gt;&lt;Star&gt;0&lt;/Star&gt;&lt;Tag&gt;0&lt;/Tag&gt;&lt;Author&gt;王心妍; 毛莉君&lt;/Author&gt;&lt;Year&gt;2016&lt;/Year&gt;&lt;Details&gt;&lt;_author_aff&gt;西安培华学院;&lt;/_author_aff&gt;&lt;_date&gt;2016-05-11&lt;/_date&gt;&lt;_db_provider&gt;CNKI: 期刊&lt;/_db_provider&gt;&lt;_issue&gt;06&lt;/_issue&gt;&lt;_journal&gt;电子测试&lt;/_journal&gt;&lt;_keywords&gt;Redis集群;Twemproxy;Redis Cluster&lt;/_keywords&gt;&lt;_pages&gt;16-17&lt;/_pages&gt;&lt;_url&gt;http://www.cnki.net/KCMS/detail/detail.aspx?FileName=WDZC201606009&amp;amp;DbName=CJFQ2016&lt;/_url&gt;&lt;_created&gt;61710685&lt;/_created&gt;&lt;_modified&gt;61710685&lt;/_modified&gt;&lt;_db_updated&gt;CNKI - Reference&lt;/_db_updated&gt;&lt;_translated_author&gt;Wang, Xinyan;Mao, Lijun&lt;/_translated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6F0AB43-4A89-4928-A656-4DC5E3AC40C6}" w:val=" ADDIN NE.Ref.{76F0AB43-4A89-4928-A656-4DC5E3AC40C6}&lt;Citation&gt;&lt;Group&gt;&lt;References&gt;&lt;Item&gt;&lt;ID&gt;448&lt;/ID&gt;&lt;UID&gt;{DD20AD9D-E94D-4FD4-8997-153067916F7B}&lt;/UID&gt;&lt;Title&gt;中国机械制造行业现状分析及未来发展方向&lt;/Title&gt;&lt;Template&gt;Journal Article&lt;/Template&gt;&lt;Star&gt;0&lt;/Star&gt;&lt;Tag&gt;0&lt;/Tag&gt;&lt;Author&gt;王博&lt;/Author&gt;&lt;Year&gt;2013&lt;/Year&gt;&lt;Details&gt;&lt;_date&gt;2013-07-26&lt;/_date&gt;&lt;_db_provider&gt;CNKI: 期刊&lt;/_db_provider&gt;&lt;_issue&gt;21&lt;/_issue&gt;&lt;_journal&gt;企业技术开发&lt;/_journal&gt;&lt;_keywords&gt;中国机械制造;现状分析;发展方向&lt;/_keywords&gt;&lt;_pages&gt;9-10&lt;/_pages&gt;&lt;_url&gt;http://www.cnki.net/KCMS/detail/detail.aspx?FileName=QYJK201321005&amp;amp;DbName=CJFQ2013&lt;/_url&gt;&lt;_created&gt;61711662&lt;/_created&gt;&lt;_modified&gt;61711663&lt;/_modified&gt;&lt;_db_updated&gt;CNKI - Reference&lt;/_db_updated&gt;&lt;_translated_author&gt;Wang, Bo&lt;/_translated_author&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7E1E7D3E-3FF0-4605-BCBE-1ACA29E86961}" w:val=" ADDIN NE.Ref.{7E1E7D3E-3FF0-4605-BCBE-1ACA29E86961}&lt;Citation&gt;&lt;Group&gt;&lt;References&gt;&lt;Item&gt;&lt;ID&gt;400&lt;/ID&gt;&lt;UID&gt;{37CE4107-7D9D-4DC6-9F7A-ECDC1A32F95C}&lt;/UID&gt;&lt;Title&gt;Redis: Lightweight key/value store that goes the extra mile&lt;/Title&gt;&lt;Template&gt;Journal Article&lt;/Template&gt;&lt;Star&gt;0&lt;/Star&gt;&lt;Tag&gt;0&lt;/Tag&gt;&lt;Author&gt;Zawodny, Jeremy&lt;/Author&gt;&lt;Year&gt;2009&lt;/Year&gt;&lt;Details&gt;&lt;_journal&gt;Linux Magazine&lt;/_journal&gt;&lt;_volume&gt;79&lt;/_volume&gt;&lt;_created&gt;61710679&lt;/_created&gt;&lt;_modified&gt;61710679&lt;/_modified&gt;&lt;/Details&gt;&lt;Extra&gt;&lt;DBUID&gt;{F96A950B-833F-4880-A151-76DA2D6A2879}&lt;/DBUID&gt;&lt;/Extra&gt;&lt;/Item&gt;&lt;/References&gt;&lt;/Group&gt;&lt;/Citation&gt;_x000a_"/>
    <w:docVar w:name="NE.Ref{7FF7F973-660B-449A-BDC0-DE37267A86AA}" w:val=" ADDIN NE.Ref.{7FF7F973-660B-449A-BDC0-DE37267A86AA}&lt;Citation&gt;&lt;Group&gt;&lt;References&gt;&lt;Item&gt;&lt;ID&gt;399&lt;/ID&gt;&lt;UID&gt;{FEAD6302-0522-40F5-8844-5B990446A434}&lt;/UID&gt;&lt;Title&gt;槟榔包装的自动化生产线设计&lt;/Title&gt;&lt;Template&gt;Journal Article&lt;/Template&gt;&lt;Star&gt;0&lt;/Star&gt;&lt;Tag&gt;0&lt;/Tag&gt;&lt;Author&gt;陈小军; 王芳; 谢达城&lt;/Author&gt;&lt;Year&gt;2014&lt;/Year&gt;&lt;Details&gt;&lt;_author_aff&gt;江西应用技术职业学院汽车与机械工程系;南昌工程学院机械与电气工程学院;&lt;/_author_aff&gt;&lt;_date&gt;2014-10-30&lt;/_date&gt;&lt;_db_provider&gt;CNKI: 期刊&lt;/_db_provider&gt;&lt;_issue&gt;05&lt;/_issue&gt;&lt;_journal&gt;包装与食品机械&lt;/_journal&gt;&lt;_keywords&gt;食品包装;自动化生产线;触摸屏&lt;/_keywords&gt;&lt;_pages&gt;40-44&lt;/_pages&gt;&lt;_url&gt;http://www.cnki.net/KCMS/detail/detail.aspx?FileName=BZSJ201405011&amp;amp;DbName=CJFQ2014&lt;/_url&gt;&lt;_created&gt;61710569&lt;/_created&gt;&lt;_modified&gt;61710569&lt;/_modified&gt;&lt;_db_updated&gt;CNKI - Reference&lt;/_db_updated&gt;&lt;_collection_scope&gt;中国科技核心期刊;&lt;/_collection_scope&gt;&lt;_translated_author&gt;Chen, Xiaojun;Wang, Fang;Xie, Dacheng&lt;/_translated_author&gt;&lt;/Details&gt;&lt;Extra&gt;&lt;DBUID&gt;{F96A950B-833F-4880-A151-76DA2D6A2879}&lt;/DBUID&gt;&lt;/Extra&gt;&lt;/Item&gt;&lt;/References&gt;&lt;/Group&gt;&lt;/Citation&gt;_x000a_"/>
    <w:docVar w:name="NE.Ref{860F83BB-4F19-4A3A-8284-7ACFBA9E94E6}" w:val=" ADDIN NE.Ref.{860F83BB-4F19-4A3A-8284-7ACFBA9E94E6}&lt;Citation&gt;&lt;Group&gt;&lt;References&gt;&lt;Item&gt;&lt;ID&gt;452&lt;/ID&gt;&lt;UID&gt;{3A99653D-07B8-4C8F-9F72-ED4B0B5E7EE9}&lt;/UID&gt;&lt;Title&gt;A Distributed Redis Framework for Use in the UCWW&lt;/Title&gt;&lt;Template&gt;Conference Proceedings&lt;/Template&gt;&lt;Star&gt;0&lt;/Star&gt;&lt;Tag&gt;0&lt;/Tag&gt;&lt;Author&gt;Ji, Zhanlin; Ganchev, Ivan; O&amp;apos;Droma, Máirtín; Ding, Tiefan&lt;/Author&gt;&lt;Year&gt;2014&lt;/Year&gt;&lt;Details&gt;&lt;_isbn&gt;1479962368&lt;/_isbn&gt;&lt;_pages&gt;241-244&lt;/_pages&gt;&lt;_publisher&gt;IEEE&lt;/_publisher&gt;&lt;_secondary_title&gt;Cyber-Enabled Distributed Computing and Knowledge Discovery (CyberC), 2014 International Conference on&lt;/_secondary_title&gt;&lt;_created&gt;61711669&lt;/_created&gt;&lt;_modified&gt;61711669&lt;/_modified&gt;&lt;/Details&gt;&lt;Extra&gt;&lt;DBUID&gt;{F96A950B-833F-4880-A151-76DA2D6A2879}&lt;/DBUID&gt;&lt;/Extra&gt;&lt;/Item&gt;&lt;/References&gt;&lt;/Group&gt;&lt;/Citation&gt;_x000a_"/>
    <w:docVar w:name="NE.Ref{8921D025-F083-4768-ADC2-598E917B7114}" w:val=" ADDIN NE.Ref.{8921D025-F083-4768-ADC2-598E917B7114}&lt;Citation&gt;&lt;Group&gt;&lt;References&gt;&lt;Item&gt;&lt;ID&gt;455&lt;/ID&gt;&lt;UID&gt;{E6AD54CE-F140-46AD-820C-5980623D010A}&lt;/UID&gt;&lt;Title&gt;Redis cookbook&lt;/Title&gt;&lt;Template&gt;Book&lt;/Template&gt;&lt;Star&gt;0&lt;/Star&gt;&lt;Tag&gt;0&lt;/Tag&gt;&lt;Author&gt;Macedo, Tiago; Oliveira, Fred&lt;/Author&gt;&lt;Year&gt;2011&lt;/Year&gt;&lt;Details&gt;&lt;_isbn&gt;1449315968&lt;/_isbn&gt;&lt;_publisher&gt;&amp;quot; O&amp;apos;Reilly Media, Inc.&amp;quot;&lt;/_publisher&gt;&lt;_created&gt;61711675&lt;/_created&gt;&lt;_modified&gt;61711675&lt;/_modified&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F568F73-F924-461A-8CD8-C06A242CC431}" w:val=" ADDIN NE.Ref.{8F568F73-F924-461A-8CD8-C06A242CC431}&lt;Citation&gt;&lt;Group&gt;&lt;References&gt;&lt;Item&gt;&lt;ID&gt;459&lt;/ID&gt;&lt;UID&gt;{8263334B-980D-459B-BFD8-CBE3385EB5B0}&lt;/UID&gt;&lt;Title&gt;面向智能制造的数控机床多目标优选法研究&lt;/Title&gt;&lt;Template&gt;Journal Article&lt;/Template&gt;&lt;Star&gt;0&lt;/Star&gt;&lt;Tag&gt;0&lt;/Tag&gt;&lt;Author&gt;刘世豪; 杜彦斌; 姚克恒; 唐敦兵&lt;/Author&gt;&lt;Year&gt;2017&lt;/Year&gt;&lt;Details&gt;&lt;_author_aff&gt;海南大学机电工程学院;重庆工商大学机械工程学院;农业部南京农业机械化研究所;南京航空航天大学机电学院;&lt;/_author_aff&gt;&lt;_date&gt;2017-02-14&lt;/_date&gt;&lt;_db_provider&gt;CNKI: 期刊&lt;/_db_provider&gt;&lt;_issue&gt;03&lt;/_issue&gt;&lt;_journal&gt;农业机械学报&lt;/_journal&gt;&lt;_keywords&gt;数控机床;智能制造;质量屋;模糊线性回归;优选法&lt;/_keywords&gt;&lt;_pages&gt;396-404&lt;/_pages&gt;&lt;_url&gt;http://www.cnki.net/KCMS/detail/detail.aspx?FileName=NYJX201703051&amp;amp;DbName=CJFQTEMP&lt;/_url&gt;&lt;_created&gt;61711684&lt;/_created&gt;&lt;_modified&gt;61711685&lt;/_modified&gt;&lt;_db_updated&gt;CNKI - Reference&lt;/_db_updated&gt;&lt;_collection_scope&gt;中国科技核心期刊;中文核心期刊;CSCD;EI;&lt;/_collection_scope&gt;&lt;_translated_author&gt;Liu, Shihao;Du, Yanbin;Yao, Keheng;Tang, Dunbing&lt;/_translated_author&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8EE7565-3391-482D-AC37-04D8283EAA99}" w:val=" ADDIN NE.Ref.{98EE7565-3391-482D-AC37-04D8283EAA99}&lt;Citation&gt;&lt;Group&gt;&lt;References&gt;&lt;Item&gt;&lt;ID&gt;476&lt;/ID&gt;&lt;UID&gt;{B9C7D505-D9BA-439B-9DBB-2EA077750EC9}&lt;/UID&gt;&lt;Title&gt;路由器/交换机通用控制方法与实现&lt;/Title&gt;&lt;Template&gt;Thesis&lt;/Template&gt;&lt;Star&gt;0&lt;/Star&gt;&lt;Tag&gt;0&lt;/Tag&gt;&lt;Author&gt;刘博士&lt;/Author&gt;&lt;Year&gt;2012&lt;/Year&gt;&lt;Details&gt;&lt;_db_provider&gt;CNKI: 硕士&lt;/_db_provider&gt;&lt;_keywords&gt;路由器/交换机;配置;数据解析&lt;/_keywords&gt;&lt;_pages&gt;71&lt;/_pages&gt;&lt;_publisher&gt;电子科技大学&lt;/_publisher&gt;&lt;_tertiary_author&gt;谢华&lt;/_tertiary_author&gt;&lt;_url&gt;http://www.cnki.net/KCMS/detail/detail.aspx?FileName=1012472177.nh&amp;amp;DbName=CMFD2013&lt;/_url&gt;&lt;_volume&gt;硕士&lt;/_volume&gt;&lt;_created&gt;61711718&lt;/_created&gt;&lt;_modified&gt;61711728&lt;/_modified&gt;&lt;_db_updated&gt;CNKI - Reference&lt;/_db_updated&gt;&lt;_translated_author&gt;Liu, Boshi&lt;/_translated_author&gt;&lt;_translated_tertiary_author&gt;Xie, Hua&lt;/_translated_tertiary_author&gt;&lt;/Details&gt;&lt;Extra&gt;&lt;DBUID&gt;{F96A950B-833F-4880-A151-76DA2D6A2879}&lt;/DBUID&gt;&lt;/Extra&gt;&lt;/Item&gt;&lt;/References&gt;&lt;/Group&gt;&lt;/Citation&gt;_x000a_"/>
    <w:docVar w:name="NE.Ref{9E6ADFFA-5555-4E92-9EEA-E9A2469EB333}" w:val=" ADDIN NE.Ref.{9E6ADFFA-5555-4E92-9EEA-E9A2469EB333}&lt;Citation&gt;&lt;Group&gt;&lt;References&gt;&lt;Item&gt;&lt;ID&gt;394&lt;/ID&gt;&lt;UID&gt;{AC0DA68F-5C0A-4FB6-93F4-F8FB428816BF}&lt;/UID&gt;&lt;Title&gt;浅谈自动化生产线的发展&lt;/Title&gt;&lt;Template&gt;Journal Article&lt;/Template&gt;&lt;Star&gt;0&lt;/Star&gt;&lt;Tag&gt;0&lt;/Tag&gt;&lt;Author&gt;陈永方; 陈明&lt;/Author&gt;&lt;Year&gt;2011&lt;/Year&gt;&lt;Details&gt;&lt;_author_aff&gt;黄河科技学院;&lt;/_author_aff&gt;&lt;_date&gt;2011-01-15&lt;/_date&gt;&lt;_db_provider&gt;CNKI: 期刊&lt;/_db_provider&gt;&lt;_issue&gt;01&lt;/_issue&gt;&lt;_journal&gt;广西轻工业&lt;/_journal&gt;&lt;_keywords&gt;自动化生产线;机器人技术;工业机械手;液压系统&lt;/_keywords&gt;&lt;_pages&gt;57+61&lt;/_pages&gt;&lt;_url&gt;http://www.cnki.net/KCMS/detail/detail.aspx?FileName=GXQG201101028&amp;amp;DbName=CJFQ2011&lt;/_url&gt;&lt;_created&gt;61710353&lt;/_created&gt;&lt;_modified&gt;61710354&lt;/_modified&gt;&lt;_db_updated&gt;CNKI - Reference&lt;/_db_updated&gt;&lt;_translated_author&gt;Chen, Yongfang;Chen, Ming&lt;/_translated_author&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2B6A7B6-0523-4EDC-937A-C30989A3C49B}" w:val=" ADDIN NE.Ref.{A2B6A7B6-0523-4EDC-937A-C30989A3C49B}&lt;Citation&gt;&lt;Group&gt;&lt;References&gt;&lt;Item&gt;&lt;ID&gt;468&lt;/ID&gt;&lt;UID&gt;{51169A76-78EA-4BDB-B142-1F971851D853}&lt;/UID&gt;&lt;Title&gt;基于过程能力指数的计量抽样检验方案的研究&lt;/Title&gt;&lt;Template&gt;Thesis&lt;/Template&gt;&lt;Star&gt;0&lt;/Star&gt;&lt;Tag&gt;0&lt;/Tag&gt;&lt;Author&gt;何倩&lt;/Author&gt;&lt;Year&gt;2014&lt;/Year&gt;&lt;Details&gt;&lt;_db_provider&gt;CNKI: 硕士&lt;/_db_provider&gt;&lt;_keywords&gt;过程能力指数;不合格品率;计量抽样检验;生产方风险;使用方风险&lt;/_keywords&gt;&lt;_pages&gt;57&lt;/_pages&gt;&lt;_publisher&gt;燕山大学&lt;/_publisher&gt;&lt;_tertiary_author&gt;宋向东;张占柱&lt;/_tertiary_author&gt;&lt;_url&gt;http://www.cnki.net/KCMS/detail/detail.aspx?FileName=1015009192.nh&amp;amp;DbName=CMFD2015&lt;/_url&gt;&lt;_volume&gt;硕士&lt;/_volume&gt;&lt;_created&gt;61711701&lt;/_created&gt;&lt;_modified&gt;61711702&lt;/_modified&gt;&lt;_db_updated&gt;CNKI - Reference&lt;/_db_updated&gt;&lt;_translated_author&gt;He, Qian&lt;/_translated_author&gt;&lt;_translated_tertiary_author&gt;Song, Xiangdong;Zhang, Zhanzhu&lt;/_translated_tertiary_autho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D18B77E-AFC2-498D-ADBD-25D74481943B}" w:val=" ADDIN NE.Ref.{AD18B77E-AFC2-498D-ADBD-25D74481943B}&lt;Citation&gt;&lt;Group&gt;&lt;References&gt;&lt;Item&gt;&lt;ID&gt;467&lt;/ID&gt;&lt;UID&gt;{2CA6B5B5-01CA-4B59-A3F4-865FE7809F4D}&lt;/UID&gt;&lt;Title&gt;数控机床精度评价新方法&lt;/Title&gt;&lt;Template&gt;Journal Article&lt;/Template&gt;&lt;Star&gt;0&lt;/Star&gt;&lt;Tag&gt;0&lt;/Tag&gt;&lt;Author&gt;赵万华; 张俊; 刘辉; 杨晓君&lt;/Author&gt;&lt;Year&gt;2013&lt;/Year&gt;&lt;Details&gt;&lt;_author_aff&gt;西安交通大学机械工程学院;西安交通大学机械制造系统工程国家重点实验室;&lt;/_author_aff&gt;&lt;_date&gt;2013-01-15&lt;/_date&gt;&lt;_db_provider&gt;CNKI: 期刊&lt;/_db_provider&gt;&lt;_issue&gt;01&lt;/_issue&gt;&lt;_journal&gt;中国工程科学&lt;/_journal&gt;&lt;_keywords&gt;数控机床;运动精度;评价指标;影响因素&lt;/_keywords&gt;&lt;_pages&gt;93-98&lt;/_pages&gt;&lt;_url&gt;http://www.cnki.net/KCMS/detail/detail.aspx?FileName=GCKX201301015&amp;amp;DbName=CJFQ2013&lt;/_url&gt;&lt;_created&gt;61711700&lt;/_created&gt;&lt;_modified&gt;61711700&lt;/_modified&gt;&lt;_db_updated&gt;CNKI - Reference&lt;/_db_updated&gt;&lt;_collection_scope&gt;中国科技核心期刊;中文核心期刊;&lt;/_collection_scope&gt;&lt;_translated_author&gt;Zhao, Wanhua;Zhang, Jun;Liu, Hui;Yang, Xiaojun&lt;/_translated_author&gt;&lt;/Details&gt;&lt;Extra&gt;&lt;DBUID&gt;{F96A950B-833F-4880-A151-76DA2D6A2879}&lt;/DBUID&gt;&lt;/Extra&gt;&lt;/Item&gt;&lt;/References&gt;&lt;/Group&gt;&lt;/Citation&gt;_x000a_"/>
    <w:docVar w:name="NE.Ref{AE78934D-E20B-4D75-9FD6-883EDAB49057}" w:val=" ADDIN NE.Ref.{AE78934D-E20B-4D75-9FD6-883EDAB49057}&lt;Citation&gt;&lt;Group&gt;&lt;References&gt;&lt;Item&gt;&lt;ID&gt;397&lt;/ID&gt;&lt;UID&gt;{3AFF77B7-4E1B-4B2A-ABCB-8C3B25E4298B}&lt;/UID&gt;&lt;Title&gt;空调装配自动化生产线工艺研究及系统设计&lt;/Title&gt;&lt;Template&gt;Thesis&lt;/Template&gt;&lt;Star&gt;0&lt;/Star&gt;&lt;Tag&gt;0&lt;/Tag&gt;&lt;Author&gt;陈揆能&lt;/Author&gt;&lt;Year&gt;2015&lt;/Year&gt;&lt;Details&gt;&lt;_db_provider&gt;CNKI: 硕士&lt;/_db_provider&gt;&lt;_keywords&gt;自动化生产线;制造工艺;PLC;TIA(集成工业自动化);组态;仿真&lt;/_keywords&gt;&lt;_pages&gt;81&lt;/_pages&gt;&lt;_publisher&gt;广东工业大学&lt;/_publisher&gt;&lt;_tertiary_author&gt;梁明&lt;/_tertiary_author&gt;&lt;_url&gt;http://www.cnki.net/KCMS/detail/detail.aspx?FileName=1015311649.nh&amp;amp;DbName=CMFD2015&lt;/_url&gt;&lt;_volume&gt;硕士&lt;/_volume&gt;&lt;_created&gt;61710422&lt;/_created&gt;&lt;_modified&gt;61710422&lt;/_modified&gt;&lt;_db_updated&gt;CNKI - Reference&lt;/_db_updated&gt;&lt;_translated_author&gt;Chen, Kuineng&lt;/_translated_author&gt;&lt;_translated_tertiary_author&gt;Liang, Ming&lt;/_translated_tertiary_autho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3F5ED5B-63E1-4AE3-942E-A96408B85838}" w:val=" ADDIN NE.Ref.{B3F5ED5B-63E1-4AE3-942E-A96408B85838}&lt;Citation&gt;&lt;Group&gt;&lt;References&gt;&lt;Item&gt;&lt;ID&gt;474&lt;/ID&gt;&lt;UID&gt;{7330642B-D0F0-47BA-84E9-6258C421C427}&lt;/UID&gt;&lt;Title&gt;基于CC-LINK现场总线的自动化生产线组网&lt;/Title&gt;&lt;Template&gt;Journal Article&lt;/Template&gt;&lt;Star&gt;0&lt;/Star&gt;&lt;Tag&gt;0&lt;/Tag&gt;&lt;Author&gt;范金玲; 王月芹&lt;/Author&gt;&lt;Year&gt;2013&lt;/Year&gt;&lt;Details&gt;&lt;_author_aff&gt;苏州工业职业技术学院;&lt;/_author_aff&gt;&lt;_date&gt;2013-02-25&lt;/_date&gt;&lt;_db_provider&gt;CNKI: 期刊&lt;/_db_provider&gt;&lt;_issue&gt;02&lt;/_issue&gt;&lt;_journal&gt;内江科技&lt;/_journal&gt;&lt;_keywords&gt;CC-LINK;自动化生产线;PLC;通讯&lt;/_keywords&gt;&lt;_pages&gt;100-101&lt;/_pages&gt;&lt;_url&gt;http://www.cnki.net/KCMS/detail/detail.aspx?FileName=KJNJ201302069&amp;amp;DbName=CJFQ2013&lt;/_url&gt;&lt;_created&gt;61711716&lt;/_created&gt;&lt;_modified&gt;61711716&lt;/_modified&gt;&lt;_db_updated&gt;CNKI - Reference&lt;/_db_updated&gt;&lt;_translated_author&gt;Fan, Jinling;Wang, Yueqin&lt;/_translated_author&gt;&lt;/Details&gt;&lt;Extra&gt;&lt;DBUID&gt;{F96A950B-833F-4880-A151-76DA2D6A2879}&lt;/DBUID&gt;&lt;/Extra&gt;&lt;/Item&gt;&lt;/References&gt;&lt;/Group&gt;&lt;/Citation&gt;_x000a_"/>
    <w:docVar w:name="NE.Ref{B4EFE3D1-53AD-4089-8E0A-CCE1A2BFE95D}" w:val=" ADDIN NE.Ref.{B4EFE3D1-53AD-4089-8E0A-CCE1A2BFE95D}&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89CC70-2E03-459C-A386-7156827E00F8}" w:val=" ADDIN NE.Ref.{CA89CC70-2E03-459C-A386-7156827E00F8}&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C42B53C-C743-42EE-A640-447AA710B8B1}" w:val=" ADDIN NE.Ref.{CC42B53C-C743-42EE-A640-447AA710B8B1}&lt;Citation&gt;&lt;Group&gt;&lt;References&gt;&lt;Item&gt;&lt;ID&gt;405&lt;/ID&gt;&lt;UID&gt;{D26B79F6-C709-420C-AC36-7611270F4754}&lt;/UID&gt;&lt;Title&gt;基于FPGA的千兆以太网设计&lt;/Title&gt;&lt;Template&gt;Journal Article&lt;/Template&gt;&lt;Star&gt;0&lt;/Star&gt;&lt;Tag&gt;0&lt;/Tag&gt;&lt;Author&gt;韦宏; 付友涛; 孔凡鹏; 孙洁; 刘金涛&lt;/Author&gt;&lt;Year&gt;2012&lt;/Year&gt;&lt;Details&gt;&lt;_author_aff&gt;中国海洋大学;&lt;/_author_aff&gt;&lt;_date&gt;2012-09-15&lt;/_date&gt;&lt;_db_provider&gt;CNKI: 期刊&lt;/_db_provider&gt;&lt;_issue&gt;18&lt;/_issue&gt;&lt;_journal&gt;现代电子技术&lt;/_journal&gt;&lt;_keywords&gt;千兆以太网;FPGA;PHY;TCP/IP&lt;/_keywords&gt;&lt;_pages&gt;56-59&lt;/_pages&gt;&lt;_url&gt;http://www.cnki.net/KCMS/detail/detail.aspx?FileName=XDDJ201218021&amp;amp;DbName=CJFQ2012&lt;/_url&gt;&lt;_created&gt;61711060&lt;/_created&gt;&lt;_modified&gt;61711060&lt;/_modified&gt;&lt;_db_updated&gt;CNKI - Reference&lt;/_db_updated&gt;&lt;_collection_scope&gt;中国科技核心期刊;&lt;/_collection_scope&gt;&lt;_translated_author&gt;Wei, Hong;Fu, Youtao;Kong, Fanpeng;Sun, Jie;Liu, Jintao&lt;/_translated_author&gt;&lt;/Details&gt;&lt;Extra&gt;&lt;DBUID&gt;{F96A950B-833F-4880-A151-76DA2D6A2879}&lt;/DBUID&gt;&lt;/Extra&gt;&lt;/Item&gt;&lt;/References&gt;&lt;/Group&gt;&lt;/Citation&gt;_x000a_"/>
    <w:docVar w:name="NE.Ref{CD39C392-6CE5-4909-9489-A3E87C124222}" w:val=" ADDIN NE.Ref.{CD39C392-6CE5-4909-9489-A3E87C124222}&lt;Citation&gt;&lt;Group&gt;&lt;References&gt;&lt;Item&gt;&lt;ID&gt;466&lt;/ID&gt;&lt;UID&gt;{084A4D8F-B9B7-4A73-810E-B37C3F72CCD2}&lt;/UID&gt;&lt;Title&gt;高级轮毂单元(一)&lt;/Title&gt;&lt;Template&gt;Journal Article&lt;/Template&gt;&lt;Star&gt;0&lt;/Star&gt;&lt;Tag&gt;0&lt;/Tag&gt;&lt;Author/&gt;&lt;Year&gt;2014&lt;/Year&gt;&lt;Details&gt;&lt;_author_aff&gt;SKF汽车服务市场;&lt;/_author_aff&gt;&lt;_date&gt;2014-04-21&lt;/_date&gt;&lt;_db_provider&gt;CNKI: 期刊&lt;/_db_provider&gt;&lt;_issue&gt;16&lt;/_issue&gt;&lt;_journal&gt;汽车与配件&lt;/_journal&gt;&lt;_keywords&gt;轮毂轴承;制动系统;制动盘;制动力;轮速传感器;抱死;右前轮;车速传感器;安装点;制动踏板;&lt;/_keywords&gt;&lt;_pages&gt;54-57&lt;/_pages&gt;&lt;_url&gt;http://www.cnki.net/KCMS/detail/detail.aspx?FileName=QCPJ201416014&amp;amp;DbName=CJFQ2014&lt;/_url&gt;&lt;_created&gt;61711699&lt;/_created&gt;&lt;_modified&gt;61711699&lt;/_modified&gt;&lt;_db_updated&gt;CNKI - Reference&lt;/_db_updated&gt;&lt;/Details&gt;&lt;Extra&gt;&lt;DBUID&gt;{F96A950B-833F-4880-A151-76DA2D6A2879}&lt;/DBUID&gt;&lt;/Extra&gt;&lt;/Item&gt;&lt;/References&gt;&lt;/Group&gt;&lt;/Citation&gt;_x000a_"/>
    <w:docVar w:name="NE.Ref{CE7E260D-D619-44BE-93E7-DF453F8DF357}" w:val=" ADDIN NE.Ref.{CE7E260D-D619-44BE-93E7-DF453F8DF357}&lt;Citation&gt;&lt;Group&gt;&lt;References&gt;&lt;Item&gt;&lt;ID&gt;473&lt;/ID&gt;&lt;UID&gt;{B3114675-C208-4641-95D7-1C1E6FC6F46E}&lt;/UID&gt;&lt;Title&gt;具备无线及网络功能的未来汽车安全堪忧&lt;/Title&gt;&lt;Template&gt;Journal Article&lt;/Template&gt;&lt;Star&gt;0&lt;/Star&gt;&lt;Tag&gt;0&lt;/Tag&gt;&lt;Author/&gt;&lt;Year&gt;2010&lt;/Year&gt;&lt;Details&gt;&lt;_date&gt;2010-06-08&lt;/_date&gt;&lt;_db_provider&gt;CNKI: 期刊&lt;/_db_provider&gt;&lt;_issue&gt;11&lt;/_issue&gt;&lt;_journal&gt;硅谷&lt;/_journal&gt;&lt;_keywords&gt;互联网功能;无线功能;网络安全;恶意攻击;电子控制单元;刹车系统;计算机系统;车速表;喇叭声;网络访问;&lt;/_keywords&gt;&lt;_pages&gt;25&lt;/_pages&gt;&lt;_url&gt;http://www.cnki.net/KCMS/detail/detail.aspx?FileName=GGYT201011017&amp;amp;DbName=CJFQ2010&lt;/_url&gt;&lt;_created&gt;61711715&lt;/_created&gt;&lt;_modified&gt;61711715&lt;/_modified&gt;&lt;_db_updated&gt;CNKI - Reference&lt;/_db_updated&gt;&lt;/Details&gt;&lt;Extra&gt;&lt;DBUID&gt;{F96A950B-833F-4880-A151-76DA2D6A2879}&lt;/DBUID&gt;&lt;/Extra&gt;&lt;/Item&gt;&lt;/References&gt;&lt;/Group&gt;&lt;/Citation&gt;_x000a_"/>
    <w:docVar w:name="NE.Ref{CF1D6E0F-F0F3-49DA-84F5-7500BBC75DD1}" w:val=" ADDIN NE.Ref.{CF1D6E0F-F0F3-49DA-84F5-7500BBC75DD1}&lt;Citation&gt;&lt;Group&gt;&lt;References&gt;&lt;Item&gt;&lt;ID&gt;402&lt;/ID&gt;&lt;UID&gt;{42396CA8-D594-490C-87E4-FAB97E6A2E18}&lt;/UID&gt;&lt;Title&gt;高可用可扩展集群化Redis设计与实现&lt;/Title&gt;&lt;Template&gt;Thesis&lt;/Template&gt;&lt;Star&gt;0&lt;/Star&gt;&lt;Tag&gt;0&lt;/Tag&gt;&lt;Author&gt;闫明&lt;/Author&gt;&lt;Year&gt;2014&lt;/Year&gt;&lt;Details&gt;&lt;_db_provider&gt;CNKI: 硕士&lt;/_db_provider&gt;&lt;_keywords&gt;Redis;Proxy;集群化;K-V存储&lt;/_keywords&gt;&lt;_pages&gt;81&lt;/_pages&gt;&lt;_publisher&gt;西安电子科技大学&lt;/_publisher&gt;&lt;_tertiary_author&gt;顾新&lt;/_tertiary_author&gt;&lt;_url&gt;http://www.cnki.net/KCMS/detail/detail.aspx?FileName=1015433190.nh&amp;amp;DbName=CMFD2016&lt;/_url&gt;&lt;_volume&gt;硕士&lt;/_volume&gt;&lt;_created&gt;61710692&lt;/_created&gt;&lt;_modified&gt;61710692&lt;/_modified&gt;&lt;_db_updated&gt;CNKI - Reference&lt;/_db_updated&gt;&lt;_translated_author&gt;Yan, Ming&lt;/_translated_author&gt;&lt;_translated_tertiary_author&gt;Gu, Xin&lt;/_translated_tertiary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43C4F84-F16C-4AFC-BA91-BF0EAB4913C0}" w:val=" ADDIN NE.Ref.{D43C4F84-F16C-4AFC-BA91-BF0EAB4913C0}&lt;Citation&gt;&lt;Group&gt;&lt;References&gt;&lt;Item&gt;&lt;ID&gt;475&lt;/ID&gt;&lt;UID&gt;{232D749F-0131-4666-94A8-8C8B211EC995}&lt;/UID&gt;&lt;Title&gt;战术数据链组网技术研究&lt;/Title&gt;&lt;Template&gt;Thesis&lt;/Template&gt;&lt;Star&gt;0&lt;/Star&gt;&lt;Tag&gt;0&lt;/Tag&gt;&lt;Author&gt;何肇雄&lt;/Author&gt;&lt;Year&gt;2011&lt;/Year&gt;&lt;Details&gt;&lt;_db_provider&gt;CNKI: 博士&lt;/_db_provider&gt;&lt;_keywords&gt;战术数据链;组网;组网设计;组网规划;组网仿真&lt;/_keywords&gt;&lt;_pages&gt;185&lt;/_pages&gt;&lt;_publisher&gt;国防科学技术大学&lt;/_publisher&gt;&lt;_tertiary_author&gt;周经伦&lt;/_tertiary_author&gt;&lt;_url&gt;http://www.cnki.net/KCMS/detail/detail.aspx?FileName=1013047673.nh&amp;amp;DbName=CDFD2014&lt;/_url&gt;&lt;_volume&gt;博士&lt;/_volume&gt;&lt;_created&gt;61711717&lt;/_created&gt;&lt;_modified&gt;61711717&lt;/_modified&gt;&lt;_db_updated&gt;CNKI - Reference&lt;/_db_updated&gt;&lt;_translated_author&gt;He, Zhaoxiong&lt;/_translated_author&gt;&lt;_translated_tertiary_author&gt;Zhou, Jinglun&lt;/_translated_tertiary_autho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280167-9928-423E-90BC-B6EB8236E922}" w:val=" ADDIN NE.Ref.{E5280167-9928-423E-90BC-B6EB8236E922}&lt;Citation&gt;&lt;Group&gt;&lt;References&gt;&lt;Item&gt;&lt;ID&gt;450&lt;/ID&gt;&lt;UID&gt;{22C82756-EFAA-4568-A5C1-4A5ABCC08EA2}&lt;/UID&gt;&lt;Title&gt;国产机器人产业发展现状及未来突破方向&lt;/Title&gt;&lt;Template&gt;Journal Article&lt;/Template&gt;&lt;Star&gt;0&lt;/Star&gt;&lt;Tag&gt;0&lt;/Tag&gt;&lt;Author/&gt;&lt;Year&gt;2016&lt;/Year&gt;&lt;Details&gt;&lt;_date&gt;2016-04-20&lt;/_date&gt;&lt;_db_provider&gt;CNKI: 期刊&lt;/_db_provider&gt;&lt;_issue&gt;04&lt;/_issue&gt;&lt;_journal&gt;起重运输机械&lt;/_journal&gt;&lt;_keywords&gt;上海机电;南车;突破方向;博特;需求预测;差异化竞争;分析报告;市场产品;国际竞争力;寻求突破;&lt;/_keywords&gt;&lt;_pages&gt;27&lt;/_pages&gt;&lt;_url&gt;http://www.cnki.net/KCMS/detail/detail.aspx?FileName=QZJJ201604011&amp;amp;DbName=CJFQ2016&lt;/_url&gt;&lt;_created&gt;61711665&lt;/_created&gt;&lt;_modified&gt;61711666&lt;/_modified&gt;&lt;_db_updated&gt;CNKI - Reference&lt;/_db_updated&gt;&lt;_collection_scope&gt;中国科技核心期刊;&lt;/_collection_scope&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97A4C7D-6F4F-4532-9BD1-83190B47A625}" w:val=" ADDIN NE.Ref.{E97A4C7D-6F4F-4532-9BD1-83190B47A625}&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AFD6456-F174-4C44-8DA6-D1534DF4AB6C}" w:val=" ADDIN NE.Ref.{FAFD6456-F174-4C44-8DA6-D1534DF4AB6C}&lt;Citation&gt;&lt;Group&gt;&lt;References&gt;&lt;Item&gt;&lt;ID&gt;451&lt;/ID&gt;&lt;UID&gt;{FD16E90A-E97C-407C-B688-1A8634CD71C2}&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67&lt;/_created&gt;&lt;_modified&gt;61711667&lt;/_modified&gt;&lt;_db_updated&gt;CNKI - Reference&lt;/_db_updated&gt;&lt;_translated_author&gt;Jin, Bodong;Zhou, Chuanzhen&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48C0F2-F762-4E39-BC62-1B9479CCC87C}" w:val=" ADDIN NE.Ref.{FD48C0F2-F762-4E39-BC62-1B9479CCC87C}&lt;Citation&gt;&lt;Group&gt;&lt;References&gt;&lt;Item&gt;&lt;ID&gt;465&lt;/ID&gt;&lt;UID&gt;{16F8436E-A727-4D71-9D0C-AB10FD92A73D}&lt;/UID&gt;&lt;Title&gt;Scaling Memcache at Facebook.&lt;/Title&gt;&lt;Template&gt;Conference Proceedings&lt;/Template&gt;&lt;Star&gt;0&lt;/Star&gt;&lt;Tag&gt;0&lt;/Tag&gt;&lt;Author&gt;Nishtala, Rajesh; Fugal, Hans; Grimm, Steven; Kwiatkowski, Marc; Lee, Herman; Li, Harry C; McElroy, Ryan; Paleczny, Mike; Peek, Daniel; Saab, Paul&lt;/Author&gt;&lt;Year&gt;2013&lt;/Year&gt;&lt;Details&gt;&lt;_pages&gt;385-398&lt;/_pages&gt;&lt;_secondary_title&gt;nsdi&lt;/_secondary_title&gt;&lt;_volume&gt;13&lt;/_volume&gt;&lt;_created&gt;61711696&lt;/_created&gt;&lt;_modified&gt;61711696&lt;/_modified&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92"/>
    <w:rsid w:val="000004D6"/>
    <w:rsid w:val="00000CFE"/>
    <w:rsid w:val="00001642"/>
    <w:rsid w:val="000016A6"/>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048"/>
    <w:rsid w:val="00005242"/>
    <w:rsid w:val="00005961"/>
    <w:rsid w:val="00005FFE"/>
    <w:rsid w:val="0000625E"/>
    <w:rsid w:val="00006911"/>
    <w:rsid w:val="00006C20"/>
    <w:rsid w:val="00007186"/>
    <w:rsid w:val="000078CB"/>
    <w:rsid w:val="00007E86"/>
    <w:rsid w:val="00007F85"/>
    <w:rsid w:val="00010181"/>
    <w:rsid w:val="00010530"/>
    <w:rsid w:val="000105E1"/>
    <w:rsid w:val="00010647"/>
    <w:rsid w:val="000109B1"/>
    <w:rsid w:val="0001145A"/>
    <w:rsid w:val="00011A20"/>
    <w:rsid w:val="00011BAB"/>
    <w:rsid w:val="00011C92"/>
    <w:rsid w:val="00011E34"/>
    <w:rsid w:val="00012324"/>
    <w:rsid w:val="00012711"/>
    <w:rsid w:val="000128B7"/>
    <w:rsid w:val="00012EA9"/>
    <w:rsid w:val="00012F1A"/>
    <w:rsid w:val="0001305E"/>
    <w:rsid w:val="000131DA"/>
    <w:rsid w:val="00013336"/>
    <w:rsid w:val="00013D78"/>
    <w:rsid w:val="00013DED"/>
    <w:rsid w:val="00013F3B"/>
    <w:rsid w:val="000142C3"/>
    <w:rsid w:val="00014323"/>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C04"/>
    <w:rsid w:val="00020373"/>
    <w:rsid w:val="000205C9"/>
    <w:rsid w:val="00020A9B"/>
    <w:rsid w:val="00020E1C"/>
    <w:rsid w:val="00021132"/>
    <w:rsid w:val="0002130D"/>
    <w:rsid w:val="00021577"/>
    <w:rsid w:val="000215E6"/>
    <w:rsid w:val="00021718"/>
    <w:rsid w:val="0002180C"/>
    <w:rsid w:val="000218CE"/>
    <w:rsid w:val="00021C8D"/>
    <w:rsid w:val="00021D66"/>
    <w:rsid w:val="00021DF9"/>
    <w:rsid w:val="000228A4"/>
    <w:rsid w:val="00023239"/>
    <w:rsid w:val="0002337A"/>
    <w:rsid w:val="000237EF"/>
    <w:rsid w:val="00023A6F"/>
    <w:rsid w:val="00023CFB"/>
    <w:rsid w:val="00023DEB"/>
    <w:rsid w:val="00024561"/>
    <w:rsid w:val="000246A5"/>
    <w:rsid w:val="0002479E"/>
    <w:rsid w:val="000250DA"/>
    <w:rsid w:val="000252D0"/>
    <w:rsid w:val="0002569B"/>
    <w:rsid w:val="00025CA9"/>
    <w:rsid w:val="00025D8F"/>
    <w:rsid w:val="00025E85"/>
    <w:rsid w:val="0002690A"/>
    <w:rsid w:val="00026ADA"/>
    <w:rsid w:val="0002791F"/>
    <w:rsid w:val="00027A0E"/>
    <w:rsid w:val="00027A92"/>
    <w:rsid w:val="00027F25"/>
    <w:rsid w:val="00030F82"/>
    <w:rsid w:val="00031386"/>
    <w:rsid w:val="0003164A"/>
    <w:rsid w:val="00032408"/>
    <w:rsid w:val="000325FC"/>
    <w:rsid w:val="00032B57"/>
    <w:rsid w:val="000334E9"/>
    <w:rsid w:val="00033BF0"/>
    <w:rsid w:val="00033F6E"/>
    <w:rsid w:val="0003454F"/>
    <w:rsid w:val="00034BF9"/>
    <w:rsid w:val="00034CC1"/>
    <w:rsid w:val="00034DD5"/>
    <w:rsid w:val="00034DD9"/>
    <w:rsid w:val="00035851"/>
    <w:rsid w:val="0003586E"/>
    <w:rsid w:val="0003665F"/>
    <w:rsid w:val="00036A56"/>
    <w:rsid w:val="00036A7A"/>
    <w:rsid w:val="00036C47"/>
    <w:rsid w:val="000370A2"/>
    <w:rsid w:val="0003716B"/>
    <w:rsid w:val="00037772"/>
    <w:rsid w:val="00037A0A"/>
    <w:rsid w:val="000401A0"/>
    <w:rsid w:val="00040630"/>
    <w:rsid w:val="0004169F"/>
    <w:rsid w:val="000417D4"/>
    <w:rsid w:val="000417D6"/>
    <w:rsid w:val="00041DFF"/>
    <w:rsid w:val="00042097"/>
    <w:rsid w:val="0004220B"/>
    <w:rsid w:val="0004380D"/>
    <w:rsid w:val="00043E7D"/>
    <w:rsid w:val="0004400B"/>
    <w:rsid w:val="000440C0"/>
    <w:rsid w:val="000447E4"/>
    <w:rsid w:val="00044AF2"/>
    <w:rsid w:val="000454C8"/>
    <w:rsid w:val="000457B4"/>
    <w:rsid w:val="000459E0"/>
    <w:rsid w:val="00045F8A"/>
    <w:rsid w:val="0004607B"/>
    <w:rsid w:val="00046AEA"/>
    <w:rsid w:val="00046ED4"/>
    <w:rsid w:val="0004709E"/>
    <w:rsid w:val="0004790C"/>
    <w:rsid w:val="0004790F"/>
    <w:rsid w:val="00047C44"/>
    <w:rsid w:val="00047CCD"/>
    <w:rsid w:val="00050097"/>
    <w:rsid w:val="00050378"/>
    <w:rsid w:val="000508A0"/>
    <w:rsid w:val="000508AE"/>
    <w:rsid w:val="00050B2B"/>
    <w:rsid w:val="00051659"/>
    <w:rsid w:val="000518B0"/>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5CE"/>
    <w:rsid w:val="00056687"/>
    <w:rsid w:val="0005683D"/>
    <w:rsid w:val="00056D11"/>
    <w:rsid w:val="00057087"/>
    <w:rsid w:val="000571A7"/>
    <w:rsid w:val="00057563"/>
    <w:rsid w:val="00057909"/>
    <w:rsid w:val="00060969"/>
    <w:rsid w:val="00061071"/>
    <w:rsid w:val="0006115D"/>
    <w:rsid w:val="0006143E"/>
    <w:rsid w:val="0006188E"/>
    <w:rsid w:val="00061C0D"/>
    <w:rsid w:val="00062092"/>
    <w:rsid w:val="00062273"/>
    <w:rsid w:val="00062507"/>
    <w:rsid w:val="00062535"/>
    <w:rsid w:val="0006356E"/>
    <w:rsid w:val="00063938"/>
    <w:rsid w:val="00063B4E"/>
    <w:rsid w:val="00064264"/>
    <w:rsid w:val="00064971"/>
    <w:rsid w:val="00064B4D"/>
    <w:rsid w:val="00064F3E"/>
    <w:rsid w:val="000653D8"/>
    <w:rsid w:val="00065A2E"/>
    <w:rsid w:val="00065EC4"/>
    <w:rsid w:val="000663C6"/>
    <w:rsid w:val="00066464"/>
    <w:rsid w:val="000671EA"/>
    <w:rsid w:val="000676FD"/>
    <w:rsid w:val="0006785F"/>
    <w:rsid w:val="00067B1E"/>
    <w:rsid w:val="00067FA4"/>
    <w:rsid w:val="00070395"/>
    <w:rsid w:val="00070561"/>
    <w:rsid w:val="00070774"/>
    <w:rsid w:val="00070955"/>
    <w:rsid w:val="00070985"/>
    <w:rsid w:val="000710DD"/>
    <w:rsid w:val="000711E5"/>
    <w:rsid w:val="00071E4F"/>
    <w:rsid w:val="000729C2"/>
    <w:rsid w:val="00072F98"/>
    <w:rsid w:val="00073457"/>
    <w:rsid w:val="00073547"/>
    <w:rsid w:val="00073701"/>
    <w:rsid w:val="00073777"/>
    <w:rsid w:val="00073A8A"/>
    <w:rsid w:val="00073AD7"/>
    <w:rsid w:val="00073C58"/>
    <w:rsid w:val="000744F3"/>
    <w:rsid w:val="00074886"/>
    <w:rsid w:val="00074A42"/>
    <w:rsid w:val="00075158"/>
    <w:rsid w:val="000756CC"/>
    <w:rsid w:val="00075C96"/>
    <w:rsid w:val="00075D3E"/>
    <w:rsid w:val="00076531"/>
    <w:rsid w:val="00076784"/>
    <w:rsid w:val="00076A30"/>
    <w:rsid w:val="00076D61"/>
    <w:rsid w:val="00077240"/>
    <w:rsid w:val="00077971"/>
    <w:rsid w:val="00077C35"/>
    <w:rsid w:val="00077D6A"/>
    <w:rsid w:val="000802F1"/>
    <w:rsid w:val="00080604"/>
    <w:rsid w:val="00080692"/>
    <w:rsid w:val="00080B86"/>
    <w:rsid w:val="00080BD5"/>
    <w:rsid w:val="00080DDA"/>
    <w:rsid w:val="00080EDB"/>
    <w:rsid w:val="0008166D"/>
    <w:rsid w:val="000817F7"/>
    <w:rsid w:val="000820FE"/>
    <w:rsid w:val="0008266D"/>
    <w:rsid w:val="0008283E"/>
    <w:rsid w:val="00082A0C"/>
    <w:rsid w:val="00082BF2"/>
    <w:rsid w:val="00082E1B"/>
    <w:rsid w:val="00083C5D"/>
    <w:rsid w:val="00083E46"/>
    <w:rsid w:val="000845A7"/>
    <w:rsid w:val="00084B81"/>
    <w:rsid w:val="00084EE0"/>
    <w:rsid w:val="00085054"/>
    <w:rsid w:val="00085A90"/>
    <w:rsid w:val="00085AA8"/>
    <w:rsid w:val="00085C96"/>
    <w:rsid w:val="00085CD2"/>
    <w:rsid w:val="00086231"/>
    <w:rsid w:val="00086B45"/>
    <w:rsid w:val="00086F30"/>
    <w:rsid w:val="000870C4"/>
    <w:rsid w:val="000872FC"/>
    <w:rsid w:val="000873E3"/>
    <w:rsid w:val="0008744C"/>
    <w:rsid w:val="000874C6"/>
    <w:rsid w:val="000876CB"/>
    <w:rsid w:val="0008771F"/>
    <w:rsid w:val="000877CF"/>
    <w:rsid w:val="000879D0"/>
    <w:rsid w:val="00087A0F"/>
    <w:rsid w:val="0009041E"/>
    <w:rsid w:val="0009124C"/>
    <w:rsid w:val="00091655"/>
    <w:rsid w:val="000916A2"/>
    <w:rsid w:val="000916DE"/>
    <w:rsid w:val="000917FF"/>
    <w:rsid w:val="00091F4D"/>
    <w:rsid w:val="0009217B"/>
    <w:rsid w:val="000922D1"/>
    <w:rsid w:val="000929A8"/>
    <w:rsid w:val="00093356"/>
    <w:rsid w:val="00093662"/>
    <w:rsid w:val="00093749"/>
    <w:rsid w:val="000938AE"/>
    <w:rsid w:val="000939EF"/>
    <w:rsid w:val="00093B60"/>
    <w:rsid w:val="00093FC0"/>
    <w:rsid w:val="00094251"/>
    <w:rsid w:val="00094257"/>
    <w:rsid w:val="000944BF"/>
    <w:rsid w:val="0009485A"/>
    <w:rsid w:val="000952FB"/>
    <w:rsid w:val="00095438"/>
    <w:rsid w:val="00095918"/>
    <w:rsid w:val="00095B46"/>
    <w:rsid w:val="00096938"/>
    <w:rsid w:val="00096FA0"/>
    <w:rsid w:val="00096FF1"/>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743"/>
    <w:rsid w:val="000A3A4B"/>
    <w:rsid w:val="000A3BA0"/>
    <w:rsid w:val="000A41EE"/>
    <w:rsid w:val="000A44CE"/>
    <w:rsid w:val="000A55A4"/>
    <w:rsid w:val="000A59C6"/>
    <w:rsid w:val="000A5C7E"/>
    <w:rsid w:val="000A668D"/>
    <w:rsid w:val="000A6754"/>
    <w:rsid w:val="000A69E3"/>
    <w:rsid w:val="000A6CE0"/>
    <w:rsid w:val="000A74DD"/>
    <w:rsid w:val="000A77D4"/>
    <w:rsid w:val="000A78EA"/>
    <w:rsid w:val="000A7B8D"/>
    <w:rsid w:val="000A7C87"/>
    <w:rsid w:val="000B0B71"/>
    <w:rsid w:val="000B0FD0"/>
    <w:rsid w:val="000B14A0"/>
    <w:rsid w:val="000B1706"/>
    <w:rsid w:val="000B1CBB"/>
    <w:rsid w:val="000B2198"/>
    <w:rsid w:val="000B21A2"/>
    <w:rsid w:val="000B272B"/>
    <w:rsid w:val="000B2764"/>
    <w:rsid w:val="000B2984"/>
    <w:rsid w:val="000B2C5B"/>
    <w:rsid w:val="000B34A3"/>
    <w:rsid w:val="000B37BB"/>
    <w:rsid w:val="000B3817"/>
    <w:rsid w:val="000B390C"/>
    <w:rsid w:val="000B3C6C"/>
    <w:rsid w:val="000B413B"/>
    <w:rsid w:val="000B48F5"/>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297"/>
    <w:rsid w:val="000B7577"/>
    <w:rsid w:val="000B79DC"/>
    <w:rsid w:val="000C0DAC"/>
    <w:rsid w:val="000C0F58"/>
    <w:rsid w:val="000C1060"/>
    <w:rsid w:val="000C1668"/>
    <w:rsid w:val="000C1B00"/>
    <w:rsid w:val="000C1D91"/>
    <w:rsid w:val="000C24BA"/>
    <w:rsid w:val="000C2A74"/>
    <w:rsid w:val="000C2B9E"/>
    <w:rsid w:val="000C2F76"/>
    <w:rsid w:val="000C3114"/>
    <w:rsid w:val="000C37AF"/>
    <w:rsid w:val="000C412E"/>
    <w:rsid w:val="000C441C"/>
    <w:rsid w:val="000C48F3"/>
    <w:rsid w:val="000C4A0B"/>
    <w:rsid w:val="000C4CB5"/>
    <w:rsid w:val="000C51E6"/>
    <w:rsid w:val="000C5321"/>
    <w:rsid w:val="000C5487"/>
    <w:rsid w:val="000C54A9"/>
    <w:rsid w:val="000C5726"/>
    <w:rsid w:val="000C5837"/>
    <w:rsid w:val="000C59B3"/>
    <w:rsid w:val="000C6696"/>
    <w:rsid w:val="000C6A96"/>
    <w:rsid w:val="000C6AC6"/>
    <w:rsid w:val="000C73A9"/>
    <w:rsid w:val="000C748C"/>
    <w:rsid w:val="000C75F5"/>
    <w:rsid w:val="000C77C6"/>
    <w:rsid w:val="000C7BA6"/>
    <w:rsid w:val="000D08DA"/>
    <w:rsid w:val="000D08EE"/>
    <w:rsid w:val="000D0CEE"/>
    <w:rsid w:val="000D1069"/>
    <w:rsid w:val="000D1761"/>
    <w:rsid w:val="000D1A3C"/>
    <w:rsid w:val="000D1C6A"/>
    <w:rsid w:val="000D1DA3"/>
    <w:rsid w:val="000D1FB2"/>
    <w:rsid w:val="000D2C28"/>
    <w:rsid w:val="000D2DC1"/>
    <w:rsid w:val="000D2E0B"/>
    <w:rsid w:val="000D31A3"/>
    <w:rsid w:val="000D32EE"/>
    <w:rsid w:val="000D3476"/>
    <w:rsid w:val="000D3707"/>
    <w:rsid w:val="000D39A0"/>
    <w:rsid w:val="000D4024"/>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187"/>
    <w:rsid w:val="000E1463"/>
    <w:rsid w:val="000E1528"/>
    <w:rsid w:val="000E186B"/>
    <w:rsid w:val="000E1B97"/>
    <w:rsid w:val="000E23D9"/>
    <w:rsid w:val="000E29AB"/>
    <w:rsid w:val="000E3035"/>
    <w:rsid w:val="000E37DE"/>
    <w:rsid w:val="000E392F"/>
    <w:rsid w:val="000E4461"/>
    <w:rsid w:val="000E4B34"/>
    <w:rsid w:val="000E4EE6"/>
    <w:rsid w:val="000E5F20"/>
    <w:rsid w:val="000E6D31"/>
    <w:rsid w:val="000E6D6C"/>
    <w:rsid w:val="000E6E1E"/>
    <w:rsid w:val="000E6ED5"/>
    <w:rsid w:val="000E72AD"/>
    <w:rsid w:val="000E7C1B"/>
    <w:rsid w:val="000E7CC7"/>
    <w:rsid w:val="000E7EF1"/>
    <w:rsid w:val="000E7F75"/>
    <w:rsid w:val="000F04D4"/>
    <w:rsid w:val="000F06D4"/>
    <w:rsid w:val="000F0A02"/>
    <w:rsid w:val="000F0F70"/>
    <w:rsid w:val="000F13F5"/>
    <w:rsid w:val="000F177D"/>
    <w:rsid w:val="000F2222"/>
    <w:rsid w:val="000F2B42"/>
    <w:rsid w:val="000F2BDE"/>
    <w:rsid w:val="000F3929"/>
    <w:rsid w:val="000F3A4A"/>
    <w:rsid w:val="000F3BA8"/>
    <w:rsid w:val="000F3DBD"/>
    <w:rsid w:val="000F45D3"/>
    <w:rsid w:val="000F4E4D"/>
    <w:rsid w:val="000F500F"/>
    <w:rsid w:val="000F51CC"/>
    <w:rsid w:val="000F549A"/>
    <w:rsid w:val="000F5AE4"/>
    <w:rsid w:val="000F6193"/>
    <w:rsid w:val="000F644B"/>
    <w:rsid w:val="000F668C"/>
    <w:rsid w:val="000F6B85"/>
    <w:rsid w:val="000F6BA0"/>
    <w:rsid w:val="000F6D0C"/>
    <w:rsid w:val="000F7245"/>
    <w:rsid w:val="000F76EC"/>
    <w:rsid w:val="000F788A"/>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F68"/>
    <w:rsid w:val="001032EA"/>
    <w:rsid w:val="00103417"/>
    <w:rsid w:val="0010393A"/>
    <w:rsid w:val="00103BD9"/>
    <w:rsid w:val="00103C44"/>
    <w:rsid w:val="0010403A"/>
    <w:rsid w:val="00104478"/>
    <w:rsid w:val="0010482E"/>
    <w:rsid w:val="00104F0F"/>
    <w:rsid w:val="001050B2"/>
    <w:rsid w:val="001059A2"/>
    <w:rsid w:val="00105C3B"/>
    <w:rsid w:val="00105E2F"/>
    <w:rsid w:val="001061AE"/>
    <w:rsid w:val="00106E9F"/>
    <w:rsid w:val="00107AD2"/>
    <w:rsid w:val="001102D9"/>
    <w:rsid w:val="00110ABD"/>
    <w:rsid w:val="00110E41"/>
    <w:rsid w:val="00111990"/>
    <w:rsid w:val="001119EC"/>
    <w:rsid w:val="00111C32"/>
    <w:rsid w:val="0011213F"/>
    <w:rsid w:val="0011252A"/>
    <w:rsid w:val="0011285D"/>
    <w:rsid w:val="00112C18"/>
    <w:rsid w:val="0011344C"/>
    <w:rsid w:val="00113849"/>
    <w:rsid w:val="00113B21"/>
    <w:rsid w:val="001140A4"/>
    <w:rsid w:val="00114246"/>
    <w:rsid w:val="0011469B"/>
    <w:rsid w:val="00114C2B"/>
    <w:rsid w:val="00114D72"/>
    <w:rsid w:val="001152A5"/>
    <w:rsid w:val="001155EC"/>
    <w:rsid w:val="00115D08"/>
    <w:rsid w:val="00115FC7"/>
    <w:rsid w:val="0011645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F0D"/>
    <w:rsid w:val="001238BE"/>
    <w:rsid w:val="00124413"/>
    <w:rsid w:val="00124424"/>
    <w:rsid w:val="00124668"/>
    <w:rsid w:val="001246D8"/>
    <w:rsid w:val="001247EA"/>
    <w:rsid w:val="00124A66"/>
    <w:rsid w:val="00124A96"/>
    <w:rsid w:val="00124C8F"/>
    <w:rsid w:val="00125473"/>
    <w:rsid w:val="00125493"/>
    <w:rsid w:val="0012572D"/>
    <w:rsid w:val="00125874"/>
    <w:rsid w:val="00125E66"/>
    <w:rsid w:val="00125EFB"/>
    <w:rsid w:val="001260EE"/>
    <w:rsid w:val="00126B66"/>
    <w:rsid w:val="00126BBA"/>
    <w:rsid w:val="00126EC5"/>
    <w:rsid w:val="001275C3"/>
    <w:rsid w:val="0012793F"/>
    <w:rsid w:val="0013014A"/>
    <w:rsid w:val="00130C5C"/>
    <w:rsid w:val="00130D31"/>
    <w:rsid w:val="00130F45"/>
    <w:rsid w:val="001315E8"/>
    <w:rsid w:val="0013180C"/>
    <w:rsid w:val="00131A37"/>
    <w:rsid w:val="001321ED"/>
    <w:rsid w:val="001327FF"/>
    <w:rsid w:val="00132831"/>
    <w:rsid w:val="00132910"/>
    <w:rsid w:val="0013361A"/>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0EA"/>
    <w:rsid w:val="00141254"/>
    <w:rsid w:val="00141732"/>
    <w:rsid w:val="00142335"/>
    <w:rsid w:val="00142A1D"/>
    <w:rsid w:val="00142B19"/>
    <w:rsid w:val="00143449"/>
    <w:rsid w:val="00143459"/>
    <w:rsid w:val="00143AA4"/>
    <w:rsid w:val="0014448D"/>
    <w:rsid w:val="00144844"/>
    <w:rsid w:val="00144856"/>
    <w:rsid w:val="001451D5"/>
    <w:rsid w:val="001451FB"/>
    <w:rsid w:val="0014523F"/>
    <w:rsid w:val="00145249"/>
    <w:rsid w:val="00145964"/>
    <w:rsid w:val="0014637F"/>
    <w:rsid w:val="001463F2"/>
    <w:rsid w:val="00146B99"/>
    <w:rsid w:val="0014761D"/>
    <w:rsid w:val="00147765"/>
    <w:rsid w:val="00147B3E"/>
    <w:rsid w:val="0015008C"/>
    <w:rsid w:val="0015017E"/>
    <w:rsid w:val="001507EC"/>
    <w:rsid w:val="0015092E"/>
    <w:rsid w:val="00150F84"/>
    <w:rsid w:val="0015100A"/>
    <w:rsid w:val="00151195"/>
    <w:rsid w:val="00151244"/>
    <w:rsid w:val="001518CC"/>
    <w:rsid w:val="00151960"/>
    <w:rsid w:val="00151ADC"/>
    <w:rsid w:val="00151F91"/>
    <w:rsid w:val="0015200E"/>
    <w:rsid w:val="00152055"/>
    <w:rsid w:val="001521A1"/>
    <w:rsid w:val="00152805"/>
    <w:rsid w:val="0015297C"/>
    <w:rsid w:val="00152CCA"/>
    <w:rsid w:val="0015303D"/>
    <w:rsid w:val="00153290"/>
    <w:rsid w:val="00153331"/>
    <w:rsid w:val="001533E1"/>
    <w:rsid w:val="001539B2"/>
    <w:rsid w:val="00153C61"/>
    <w:rsid w:val="00153C87"/>
    <w:rsid w:val="0015428A"/>
    <w:rsid w:val="00154FE9"/>
    <w:rsid w:val="001553E5"/>
    <w:rsid w:val="00155614"/>
    <w:rsid w:val="00155D41"/>
    <w:rsid w:val="00155FD5"/>
    <w:rsid w:val="00156097"/>
    <w:rsid w:val="0015656C"/>
    <w:rsid w:val="00156753"/>
    <w:rsid w:val="0015676D"/>
    <w:rsid w:val="00156819"/>
    <w:rsid w:val="00156B85"/>
    <w:rsid w:val="00156D52"/>
    <w:rsid w:val="0015718D"/>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6BE"/>
    <w:rsid w:val="001658D7"/>
    <w:rsid w:val="00165964"/>
    <w:rsid w:val="001659D4"/>
    <w:rsid w:val="00165AE7"/>
    <w:rsid w:val="001662DF"/>
    <w:rsid w:val="00166BDA"/>
    <w:rsid w:val="00167988"/>
    <w:rsid w:val="00167FCD"/>
    <w:rsid w:val="001701CB"/>
    <w:rsid w:val="001708DB"/>
    <w:rsid w:val="0017095A"/>
    <w:rsid w:val="00170D54"/>
    <w:rsid w:val="00170D8B"/>
    <w:rsid w:val="00171179"/>
    <w:rsid w:val="0017125A"/>
    <w:rsid w:val="00171276"/>
    <w:rsid w:val="001714CE"/>
    <w:rsid w:val="00171F77"/>
    <w:rsid w:val="00172279"/>
    <w:rsid w:val="001722B3"/>
    <w:rsid w:val="00172D57"/>
    <w:rsid w:val="00172D9B"/>
    <w:rsid w:val="00173513"/>
    <w:rsid w:val="001738B1"/>
    <w:rsid w:val="00173BBC"/>
    <w:rsid w:val="00173D13"/>
    <w:rsid w:val="00173D71"/>
    <w:rsid w:val="001740A6"/>
    <w:rsid w:val="00174306"/>
    <w:rsid w:val="0017470A"/>
    <w:rsid w:val="00174BA1"/>
    <w:rsid w:val="0017513A"/>
    <w:rsid w:val="00176108"/>
    <w:rsid w:val="0017631F"/>
    <w:rsid w:val="00176765"/>
    <w:rsid w:val="00176FC3"/>
    <w:rsid w:val="00177096"/>
    <w:rsid w:val="00177264"/>
    <w:rsid w:val="00177374"/>
    <w:rsid w:val="00177863"/>
    <w:rsid w:val="00177A63"/>
    <w:rsid w:val="0018017E"/>
    <w:rsid w:val="00180262"/>
    <w:rsid w:val="0018040F"/>
    <w:rsid w:val="001804D0"/>
    <w:rsid w:val="00180C58"/>
    <w:rsid w:val="00180FC9"/>
    <w:rsid w:val="0018116A"/>
    <w:rsid w:val="001811E6"/>
    <w:rsid w:val="00181BA2"/>
    <w:rsid w:val="00181C3D"/>
    <w:rsid w:val="00181DF0"/>
    <w:rsid w:val="001824C2"/>
    <w:rsid w:val="001824CE"/>
    <w:rsid w:val="00182988"/>
    <w:rsid w:val="00182B60"/>
    <w:rsid w:val="00183847"/>
    <w:rsid w:val="00183E51"/>
    <w:rsid w:val="00184139"/>
    <w:rsid w:val="001841F5"/>
    <w:rsid w:val="001847F8"/>
    <w:rsid w:val="00184803"/>
    <w:rsid w:val="00184CE5"/>
    <w:rsid w:val="00184D10"/>
    <w:rsid w:val="00185376"/>
    <w:rsid w:val="001853FA"/>
    <w:rsid w:val="001856E9"/>
    <w:rsid w:val="001861FD"/>
    <w:rsid w:val="001862A7"/>
    <w:rsid w:val="00186503"/>
    <w:rsid w:val="00186537"/>
    <w:rsid w:val="001866CF"/>
    <w:rsid w:val="001868D7"/>
    <w:rsid w:val="00186EBE"/>
    <w:rsid w:val="00186EE0"/>
    <w:rsid w:val="00187507"/>
    <w:rsid w:val="001875C0"/>
    <w:rsid w:val="00187806"/>
    <w:rsid w:val="0019011C"/>
    <w:rsid w:val="00190CF3"/>
    <w:rsid w:val="00191400"/>
    <w:rsid w:val="0019169A"/>
    <w:rsid w:val="00192243"/>
    <w:rsid w:val="00192C86"/>
    <w:rsid w:val="00192CF4"/>
    <w:rsid w:val="0019340D"/>
    <w:rsid w:val="001936AB"/>
    <w:rsid w:val="00194169"/>
    <w:rsid w:val="00194C3E"/>
    <w:rsid w:val="00194D40"/>
    <w:rsid w:val="00194D9B"/>
    <w:rsid w:val="00194FE5"/>
    <w:rsid w:val="00195026"/>
    <w:rsid w:val="00195256"/>
    <w:rsid w:val="001954B3"/>
    <w:rsid w:val="001955EF"/>
    <w:rsid w:val="0019567C"/>
    <w:rsid w:val="001958A8"/>
    <w:rsid w:val="001958E6"/>
    <w:rsid w:val="00195D32"/>
    <w:rsid w:val="00195EA7"/>
    <w:rsid w:val="0019645C"/>
    <w:rsid w:val="00196CAC"/>
    <w:rsid w:val="00197140"/>
    <w:rsid w:val="00197C5B"/>
    <w:rsid w:val="001A001E"/>
    <w:rsid w:val="001A00EF"/>
    <w:rsid w:val="001A021B"/>
    <w:rsid w:val="001A02A4"/>
    <w:rsid w:val="001A030C"/>
    <w:rsid w:val="001A0659"/>
    <w:rsid w:val="001A0736"/>
    <w:rsid w:val="001A0ADD"/>
    <w:rsid w:val="001A159A"/>
    <w:rsid w:val="001A228F"/>
    <w:rsid w:val="001A295C"/>
    <w:rsid w:val="001A2D8A"/>
    <w:rsid w:val="001A3045"/>
    <w:rsid w:val="001A31FC"/>
    <w:rsid w:val="001A33FD"/>
    <w:rsid w:val="001A3B05"/>
    <w:rsid w:val="001A404D"/>
    <w:rsid w:val="001A5448"/>
    <w:rsid w:val="001A54B5"/>
    <w:rsid w:val="001A57CB"/>
    <w:rsid w:val="001A5BA9"/>
    <w:rsid w:val="001A5F6D"/>
    <w:rsid w:val="001A62C4"/>
    <w:rsid w:val="001A64E1"/>
    <w:rsid w:val="001A66A3"/>
    <w:rsid w:val="001A6E35"/>
    <w:rsid w:val="001A7068"/>
    <w:rsid w:val="001A748C"/>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7C0"/>
    <w:rsid w:val="001B38BA"/>
    <w:rsid w:val="001B3A6F"/>
    <w:rsid w:val="001B3B1E"/>
    <w:rsid w:val="001B42CF"/>
    <w:rsid w:val="001B4592"/>
    <w:rsid w:val="001B53EC"/>
    <w:rsid w:val="001B5B02"/>
    <w:rsid w:val="001B5DFE"/>
    <w:rsid w:val="001B6152"/>
    <w:rsid w:val="001B6226"/>
    <w:rsid w:val="001B6552"/>
    <w:rsid w:val="001B6790"/>
    <w:rsid w:val="001B6AB2"/>
    <w:rsid w:val="001B7424"/>
    <w:rsid w:val="001B7565"/>
    <w:rsid w:val="001B75B6"/>
    <w:rsid w:val="001B77EB"/>
    <w:rsid w:val="001B79D9"/>
    <w:rsid w:val="001C04B3"/>
    <w:rsid w:val="001C08A4"/>
    <w:rsid w:val="001C0927"/>
    <w:rsid w:val="001C0FE2"/>
    <w:rsid w:val="001C0FF1"/>
    <w:rsid w:val="001C1DA0"/>
    <w:rsid w:val="001C2378"/>
    <w:rsid w:val="001C25A4"/>
    <w:rsid w:val="001C25EF"/>
    <w:rsid w:val="001C2692"/>
    <w:rsid w:val="001C2ECB"/>
    <w:rsid w:val="001C3A16"/>
    <w:rsid w:val="001C3BB9"/>
    <w:rsid w:val="001C3D2C"/>
    <w:rsid w:val="001C3DE2"/>
    <w:rsid w:val="001C4417"/>
    <w:rsid w:val="001C4925"/>
    <w:rsid w:val="001C4DD0"/>
    <w:rsid w:val="001C4EE7"/>
    <w:rsid w:val="001C546D"/>
    <w:rsid w:val="001C5E57"/>
    <w:rsid w:val="001C6671"/>
    <w:rsid w:val="001C669E"/>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3FE"/>
    <w:rsid w:val="001D15F8"/>
    <w:rsid w:val="001D16E8"/>
    <w:rsid w:val="001D1DA6"/>
    <w:rsid w:val="001D1E21"/>
    <w:rsid w:val="001D211D"/>
    <w:rsid w:val="001D37F9"/>
    <w:rsid w:val="001D4487"/>
    <w:rsid w:val="001D474C"/>
    <w:rsid w:val="001D4789"/>
    <w:rsid w:val="001D4A0E"/>
    <w:rsid w:val="001D4A56"/>
    <w:rsid w:val="001D4CAB"/>
    <w:rsid w:val="001D4D55"/>
    <w:rsid w:val="001D4E42"/>
    <w:rsid w:val="001D5020"/>
    <w:rsid w:val="001D595F"/>
    <w:rsid w:val="001D5D3B"/>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251C"/>
    <w:rsid w:val="001E2EFB"/>
    <w:rsid w:val="001E3B55"/>
    <w:rsid w:val="001E3D11"/>
    <w:rsid w:val="001E4282"/>
    <w:rsid w:val="001E4513"/>
    <w:rsid w:val="001E4ECA"/>
    <w:rsid w:val="001E5DC9"/>
    <w:rsid w:val="001E6684"/>
    <w:rsid w:val="001E6DAD"/>
    <w:rsid w:val="001E6FDA"/>
    <w:rsid w:val="001E76A4"/>
    <w:rsid w:val="001E7930"/>
    <w:rsid w:val="001E7942"/>
    <w:rsid w:val="001E7E0E"/>
    <w:rsid w:val="001E7F62"/>
    <w:rsid w:val="001F008B"/>
    <w:rsid w:val="001F0697"/>
    <w:rsid w:val="001F07C7"/>
    <w:rsid w:val="001F086F"/>
    <w:rsid w:val="001F08C3"/>
    <w:rsid w:val="001F0AA0"/>
    <w:rsid w:val="001F0AAB"/>
    <w:rsid w:val="001F0F50"/>
    <w:rsid w:val="001F10CD"/>
    <w:rsid w:val="001F210E"/>
    <w:rsid w:val="001F22CD"/>
    <w:rsid w:val="001F2A6B"/>
    <w:rsid w:val="001F2C0F"/>
    <w:rsid w:val="001F2F9B"/>
    <w:rsid w:val="001F3186"/>
    <w:rsid w:val="001F3346"/>
    <w:rsid w:val="001F33AD"/>
    <w:rsid w:val="001F377C"/>
    <w:rsid w:val="001F38DD"/>
    <w:rsid w:val="001F3ACC"/>
    <w:rsid w:val="001F3C17"/>
    <w:rsid w:val="001F447D"/>
    <w:rsid w:val="001F4C45"/>
    <w:rsid w:val="001F54A4"/>
    <w:rsid w:val="001F55E3"/>
    <w:rsid w:val="001F6140"/>
    <w:rsid w:val="001F6636"/>
    <w:rsid w:val="001F717D"/>
    <w:rsid w:val="001F7975"/>
    <w:rsid w:val="001F7ABC"/>
    <w:rsid w:val="00200632"/>
    <w:rsid w:val="002006A3"/>
    <w:rsid w:val="002009E9"/>
    <w:rsid w:val="00200BDC"/>
    <w:rsid w:val="00200D53"/>
    <w:rsid w:val="00200F41"/>
    <w:rsid w:val="00201D24"/>
    <w:rsid w:val="00201F1C"/>
    <w:rsid w:val="00201FD1"/>
    <w:rsid w:val="002020EB"/>
    <w:rsid w:val="002024D7"/>
    <w:rsid w:val="00202961"/>
    <w:rsid w:val="00202992"/>
    <w:rsid w:val="00202D87"/>
    <w:rsid w:val="00203001"/>
    <w:rsid w:val="0020374A"/>
    <w:rsid w:val="00203A3A"/>
    <w:rsid w:val="00203CD5"/>
    <w:rsid w:val="00203EC4"/>
    <w:rsid w:val="00203F09"/>
    <w:rsid w:val="0020431E"/>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055"/>
    <w:rsid w:val="00214529"/>
    <w:rsid w:val="00214532"/>
    <w:rsid w:val="0021475F"/>
    <w:rsid w:val="00214881"/>
    <w:rsid w:val="00214D06"/>
    <w:rsid w:val="00214F97"/>
    <w:rsid w:val="002158BF"/>
    <w:rsid w:val="00215C8D"/>
    <w:rsid w:val="002163C3"/>
    <w:rsid w:val="0021670A"/>
    <w:rsid w:val="00216B57"/>
    <w:rsid w:val="002171C6"/>
    <w:rsid w:val="002174F3"/>
    <w:rsid w:val="00217D3B"/>
    <w:rsid w:val="00217F5C"/>
    <w:rsid w:val="002201BA"/>
    <w:rsid w:val="00220BD0"/>
    <w:rsid w:val="00220D4D"/>
    <w:rsid w:val="00220DA3"/>
    <w:rsid w:val="002214DB"/>
    <w:rsid w:val="00221685"/>
    <w:rsid w:val="00221AB0"/>
    <w:rsid w:val="0022228E"/>
    <w:rsid w:val="00222603"/>
    <w:rsid w:val="0022286B"/>
    <w:rsid w:val="002228BE"/>
    <w:rsid w:val="00222A52"/>
    <w:rsid w:val="00222AD7"/>
    <w:rsid w:val="00222E2E"/>
    <w:rsid w:val="0022355C"/>
    <w:rsid w:val="00223BBE"/>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292"/>
    <w:rsid w:val="002318BC"/>
    <w:rsid w:val="00231A09"/>
    <w:rsid w:val="00232A2D"/>
    <w:rsid w:val="00232DBC"/>
    <w:rsid w:val="00232F5F"/>
    <w:rsid w:val="0023316A"/>
    <w:rsid w:val="002339CA"/>
    <w:rsid w:val="00234114"/>
    <w:rsid w:val="0023491B"/>
    <w:rsid w:val="00234A33"/>
    <w:rsid w:val="00234F0C"/>
    <w:rsid w:val="00235F7F"/>
    <w:rsid w:val="002366CC"/>
    <w:rsid w:val="00236865"/>
    <w:rsid w:val="00237126"/>
    <w:rsid w:val="0023749B"/>
    <w:rsid w:val="00240453"/>
    <w:rsid w:val="00240508"/>
    <w:rsid w:val="0024066E"/>
    <w:rsid w:val="0024073D"/>
    <w:rsid w:val="002409AD"/>
    <w:rsid w:val="00241776"/>
    <w:rsid w:val="00241E79"/>
    <w:rsid w:val="002420C5"/>
    <w:rsid w:val="00242BF3"/>
    <w:rsid w:val="00242F65"/>
    <w:rsid w:val="0024302A"/>
    <w:rsid w:val="00243064"/>
    <w:rsid w:val="00243299"/>
    <w:rsid w:val="00243FD4"/>
    <w:rsid w:val="0024426A"/>
    <w:rsid w:val="0024499F"/>
    <w:rsid w:val="00244D51"/>
    <w:rsid w:val="00245544"/>
    <w:rsid w:val="00245839"/>
    <w:rsid w:val="00245A60"/>
    <w:rsid w:val="0024696E"/>
    <w:rsid w:val="00246C51"/>
    <w:rsid w:val="00246E1B"/>
    <w:rsid w:val="002474F4"/>
    <w:rsid w:val="0025085A"/>
    <w:rsid w:val="00250F1B"/>
    <w:rsid w:val="002511D2"/>
    <w:rsid w:val="00251B97"/>
    <w:rsid w:val="00251DC6"/>
    <w:rsid w:val="00252156"/>
    <w:rsid w:val="00252400"/>
    <w:rsid w:val="00252757"/>
    <w:rsid w:val="0025280E"/>
    <w:rsid w:val="00252CE9"/>
    <w:rsid w:val="00253394"/>
    <w:rsid w:val="00253457"/>
    <w:rsid w:val="002539A1"/>
    <w:rsid w:val="00253D0F"/>
    <w:rsid w:val="00254B3D"/>
    <w:rsid w:val="00254E6E"/>
    <w:rsid w:val="002551BB"/>
    <w:rsid w:val="00255573"/>
    <w:rsid w:val="002558AD"/>
    <w:rsid w:val="00255C02"/>
    <w:rsid w:val="00255FA1"/>
    <w:rsid w:val="00255FC8"/>
    <w:rsid w:val="002560E1"/>
    <w:rsid w:val="0025625E"/>
    <w:rsid w:val="002563C2"/>
    <w:rsid w:val="00256FF3"/>
    <w:rsid w:val="0025763A"/>
    <w:rsid w:val="00257A30"/>
    <w:rsid w:val="0026004E"/>
    <w:rsid w:val="00260276"/>
    <w:rsid w:val="00260A02"/>
    <w:rsid w:val="00260A6D"/>
    <w:rsid w:val="00260BDB"/>
    <w:rsid w:val="00260E34"/>
    <w:rsid w:val="00261053"/>
    <w:rsid w:val="00262155"/>
    <w:rsid w:val="0026224A"/>
    <w:rsid w:val="002625C1"/>
    <w:rsid w:val="00262729"/>
    <w:rsid w:val="00262978"/>
    <w:rsid w:val="00262CD5"/>
    <w:rsid w:val="0026363A"/>
    <w:rsid w:val="002636AA"/>
    <w:rsid w:val="00263824"/>
    <w:rsid w:val="002640DE"/>
    <w:rsid w:val="0026422D"/>
    <w:rsid w:val="002654B9"/>
    <w:rsid w:val="0026568C"/>
    <w:rsid w:val="00265719"/>
    <w:rsid w:val="00265CB4"/>
    <w:rsid w:val="00265D88"/>
    <w:rsid w:val="00266845"/>
    <w:rsid w:val="00266C4D"/>
    <w:rsid w:val="002678B3"/>
    <w:rsid w:val="0027004A"/>
    <w:rsid w:val="00270117"/>
    <w:rsid w:val="0027039C"/>
    <w:rsid w:val="00270515"/>
    <w:rsid w:val="00270E54"/>
    <w:rsid w:val="002717E0"/>
    <w:rsid w:val="00271B48"/>
    <w:rsid w:val="00271D56"/>
    <w:rsid w:val="00271DA9"/>
    <w:rsid w:val="00271F84"/>
    <w:rsid w:val="00272045"/>
    <w:rsid w:val="00272187"/>
    <w:rsid w:val="00272613"/>
    <w:rsid w:val="00272E29"/>
    <w:rsid w:val="00272ED9"/>
    <w:rsid w:val="0027314D"/>
    <w:rsid w:val="00273468"/>
    <w:rsid w:val="002739F1"/>
    <w:rsid w:val="00273DA1"/>
    <w:rsid w:val="00273E11"/>
    <w:rsid w:val="00274269"/>
    <w:rsid w:val="002745BD"/>
    <w:rsid w:val="00274738"/>
    <w:rsid w:val="00274783"/>
    <w:rsid w:val="0027480B"/>
    <w:rsid w:val="00274A29"/>
    <w:rsid w:val="00275015"/>
    <w:rsid w:val="0027553D"/>
    <w:rsid w:val="00275588"/>
    <w:rsid w:val="00275D34"/>
    <w:rsid w:val="00275EBE"/>
    <w:rsid w:val="00275F42"/>
    <w:rsid w:val="002761DF"/>
    <w:rsid w:val="0027629B"/>
    <w:rsid w:val="00276300"/>
    <w:rsid w:val="00276443"/>
    <w:rsid w:val="00276475"/>
    <w:rsid w:val="00276A0D"/>
    <w:rsid w:val="00277286"/>
    <w:rsid w:val="002776A1"/>
    <w:rsid w:val="00277B05"/>
    <w:rsid w:val="00277D3B"/>
    <w:rsid w:val="00277F5E"/>
    <w:rsid w:val="0028009B"/>
    <w:rsid w:val="00280193"/>
    <w:rsid w:val="00280252"/>
    <w:rsid w:val="00280517"/>
    <w:rsid w:val="002806BC"/>
    <w:rsid w:val="00280D00"/>
    <w:rsid w:val="00280D8C"/>
    <w:rsid w:val="00281103"/>
    <w:rsid w:val="002815DB"/>
    <w:rsid w:val="002816B2"/>
    <w:rsid w:val="00281CC5"/>
    <w:rsid w:val="00282069"/>
    <w:rsid w:val="00282180"/>
    <w:rsid w:val="00282244"/>
    <w:rsid w:val="002822B6"/>
    <w:rsid w:val="0028302A"/>
    <w:rsid w:val="002833EC"/>
    <w:rsid w:val="00284116"/>
    <w:rsid w:val="00284901"/>
    <w:rsid w:val="00284B49"/>
    <w:rsid w:val="00284C3C"/>
    <w:rsid w:val="00284FBB"/>
    <w:rsid w:val="002850A6"/>
    <w:rsid w:val="002851F4"/>
    <w:rsid w:val="0028522E"/>
    <w:rsid w:val="0028572A"/>
    <w:rsid w:val="00285A95"/>
    <w:rsid w:val="00285BFF"/>
    <w:rsid w:val="00285DA7"/>
    <w:rsid w:val="00286C29"/>
    <w:rsid w:val="002871B7"/>
    <w:rsid w:val="002878A1"/>
    <w:rsid w:val="00290782"/>
    <w:rsid w:val="00290B13"/>
    <w:rsid w:val="0029190C"/>
    <w:rsid w:val="00291D3C"/>
    <w:rsid w:val="00291D95"/>
    <w:rsid w:val="002924D6"/>
    <w:rsid w:val="002924F6"/>
    <w:rsid w:val="0029266C"/>
    <w:rsid w:val="00292A03"/>
    <w:rsid w:val="00293090"/>
    <w:rsid w:val="002930D8"/>
    <w:rsid w:val="0029354B"/>
    <w:rsid w:val="00293CFC"/>
    <w:rsid w:val="00294558"/>
    <w:rsid w:val="0029480E"/>
    <w:rsid w:val="00294D9E"/>
    <w:rsid w:val="00295126"/>
    <w:rsid w:val="00295627"/>
    <w:rsid w:val="00295A97"/>
    <w:rsid w:val="00295AE7"/>
    <w:rsid w:val="00295C51"/>
    <w:rsid w:val="00295EB6"/>
    <w:rsid w:val="002961F0"/>
    <w:rsid w:val="002962B1"/>
    <w:rsid w:val="002969F6"/>
    <w:rsid w:val="002969FA"/>
    <w:rsid w:val="002971BD"/>
    <w:rsid w:val="002977BC"/>
    <w:rsid w:val="00297CB9"/>
    <w:rsid w:val="00297DD8"/>
    <w:rsid w:val="00297DD9"/>
    <w:rsid w:val="002A0013"/>
    <w:rsid w:val="002A027F"/>
    <w:rsid w:val="002A02F2"/>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10"/>
    <w:rsid w:val="002A496F"/>
    <w:rsid w:val="002A4E8E"/>
    <w:rsid w:val="002A50C8"/>
    <w:rsid w:val="002A5AE6"/>
    <w:rsid w:val="002A5C77"/>
    <w:rsid w:val="002A5EB3"/>
    <w:rsid w:val="002A6178"/>
    <w:rsid w:val="002A637C"/>
    <w:rsid w:val="002A68FF"/>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3E5A"/>
    <w:rsid w:val="002B4001"/>
    <w:rsid w:val="002B48F0"/>
    <w:rsid w:val="002B4AB4"/>
    <w:rsid w:val="002B5102"/>
    <w:rsid w:val="002B52B7"/>
    <w:rsid w:val="002B584F"/>
    <w:rsid w:val="002B5E40"/>
    <w:rsid w:val="002B61F3"/>
    <w:rsid w:val="002B6619"/>
    <w:rsid w:val="002B6838"/>
    <w:rsid w:val="002B6C69"/>
    <w:rsid w:val="002B6EB3"/>
    <w:rsid w:val="002B74C5"/>
    <w:rsid w:val="002C00CC"/>
    <w:rsid w:val="002C030E"/>
    <w:rsid w:val="002C0EB8"/>
    <w:rsid w:val="002C1FAD"/>
    <w:rsid w:val="002C2396"/>
    <w:rsid w:val="002C26E3"/>
    <w:rsid w:val="002C2C1F"/>
    <w:rsid w:val="002C2C9A"/>
    <w:rsid w:val="002C2D0F"/>
    <w:rsid w:val="002C2DB6"/>
    <w:rsid w:val="002C327D"/>
    <w:rsid w:val="002C3B68"/>
    <w:rsid w:val="002C43CB"/>
    <w:rsid w:val="002C4401"/>
    <w:rsid w:val="002C4996"/>
    <w:rsid w:val="002C4FEA"/>
    <w:rsid w:val="002C52E5"/>
    <w:rsid w:val="002C543F"/>
    <w:rsid w:val="002C5742"/>
    <w:rsid w:val="002C581A"/>
    <w:rsid w:val="002C5D14"/>
    <w:rsid w:val="002C629F"/>
    <w:rsid w:val="002C64A3"/>
    <w:rsid w:val="002C7570"/>
    <w:rsid w:val="002C7DC7"/>
    <w:rsid w:val="002D0472"/>
    <w:rsid w:val="002D0BFF"/>
    <w:rsid w:val="002D0E2D"/>
    <w:rsid w:val="002D0F0F"/>
    <w:rsid w:val="002D1225"/>
    <w:rsid w:val="002D1A11"/>
    <w:rsid w:val="002D1AAD"/>
    <w:rsid w:val="002D220E"/>
    <w:rsid w:val="002D22E6"/>
    <w:rsid w:val="002D2376"/>
    <w:rsid w:val="002D2379"/>
    <w:rsid w:val="002D2471"/>
    <w:rsid w:val="002D2531"/>
    <w:rsid w:val="002D261B"/>
    <w:rsid w:val="002D2E34"/>
    <w:rsid w:val="002D2EC9"/>
    <w:rsid w:val="002D2F92"/>
    <w:rsid w:val="002D31B0"/>
    <w:rsid w:val="002D3746"/>
    <w:rsid w:val="002D37E0"/>
    <w:rsid w:val="002D3E47"/>
    <w:rsid w:val="002D42B0"/>
    <w:rsid w:val="002D4942"/>
    <w:rsid w:val="002D598B"/>
    <w:rsid w:val="002D5AEB"/>
    <w:rsid w:val="002D5E6E"/>
    <w:rsid w:val="002D665D"/>
    <w:rsid w:val="002D6761"/>
    <w:rsid w:val="002D7088"/>
    <w:rsid w:val="002D7171"/>
    <w:rsid w:val="002D7316"/>
    <w:rsid w:val="002D743A"/>
    <w:rsid w:val="002D768F"/>
    <w:rsid w:val="002D7BEF"/>
    <w:rsid w:val="002D7DD2"/>
    <w:rsid w:val="002D7E18"/>
    <w:rsid w:val="002E04BD"/>
    <w:rsid w:val="002E096F"/>
    <w:rsid w:val="002E09C3"/>
    <w:rsid w:val="002E0BBD"/>
    <w:rsid w:val="002E1B13"/>
    <w:rsid w:val="002E1CA5"/>
    <w:rsid w:val="002E1E37"/>
    <w:rsid w:val="002E2053"/>
    <w:rsid w:val="002E26C8"/>
    <w:rsid w:val="002E2894"/>
    <w:rsid w:val="002E298F"/>
    <w:rsid w:val="002E3480"/>
    <w:rsid w:val="002E3535"/>
    <w:rsid w:val="002E38DD"/>
    <w:rsid w:val="002E395B"/>
    <w:rsid w:val="002E4869"/>
    <w:rsid w:val="002E5833"/>
    <w:rsid w:val="002E5866"/>
    <w:rsid w:val="002E5E87"/>
    <w:rsid w:val="002E5F0E"/>
    <w:rsid w:val="002E63F7"/>
    <w:rsid w:val="002E69D2"/>
    <w:rsid w:val="002E701A"/>
    <w:rsid w:val="002E7122"/>
    <w:rsid w:val="002E77FD"/>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2B7"/>
    <w:rsid w:val="002F4689"/>
    <w:rsid w:val="002F4A07"/>
    <w:rsid w:val="002F4A3B"/>
    <w:rsid w:val="002F5526"/>
    <w:rsid w:val="002F5528"/>
    <w:rsid w:val="002F5943"/>
    <w:rsid w:val="002F5E36"/>
    <w:rsid w:val="002F5FB1"/>
    <w:rsid w:val="002F6762"/>
    <w:rsid w:val="002F685E"/>
    <w:rsid w:val="002F6A9C"/>
    <w:rsid w:val="002F7386"/>
    <w:rsid w:val="002F73A8"/>
    <w:rsid w:val="002F76B1"/>
    <w:rsid w:val="002F7A6E"/>
    <w:rsid w:val="002F7D91"/>
    <w:rsid w:val="002F7E08"/>
    <w:rsid w:val="002F7E30"/>
    <w:rsid w:val="00300291"/>
    <w:rsid w:val="003002BD"/>
    <w:rsid w:val="00300432"/>
    <w:rsid w:val="00300ED3"/>
    <w:rsid w:val="00301000"/>
    <w:rsid w:val="003010D7"/>
    <w:rsid w:val="003021AD"/>
    <w:rsid w:val="00302418"/>
    <w:rsid w:val="003025D7"/>
    <w:rsid w:val="00302D6A"/>
    <w:rsid w:val="00302E73"/>
    <w:rsid w:val="003034BF"/>
    <w:rsid w:val="0030357F"/>
    <w:rsid w:val="00303643"/>
    <w:rsid w:val="00304A66"/>
    <w:rsid w:val="00304CFA"/>
    <w:rsid w:val="00304E4C"/>
    <w:rsid w:val="00305B11"/>
    <w:rsid w:val="00305BCE"/>
    <w:rsid w:val="00305DC9"/>
    <w:rsid w:val="0030653D"/>
    <w:rsid w:val="003065E8"/>
    <w:rsid w:val="003068C2"/>
    <w:rsid w:val="00306CA1"/>
    <w:rsid w:val="00307333"/>
    <w:rsid w:val="003076E1"/>
    <w:rsid w:val="00307D7A"/>
    <w:rsid w:val="00307E96"/>
    <w:rsid w:val="00307FB0"/>
    <w:rsid w:val="00310065"/>
    <w:rsid w:val="00310147"/>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31"/>
    <w:rsid w:val="00321C58"/>
    <w:rsid w:val="00321C6C"/>
    <w:rsid w:val="00322060"/>
    <w:rsid w:val="00322108"/>
    <w:rsid w:val="003226D9"/>
    <w:rsid w:val="003227DC"/>
    <w:rsid w:val="00322A73"/>
    <w:rsid w:val="00322E51"/>
    <w:rsid w:val="0032358C"/>
    <w:rsid w:val="0032426D"/>
    <w:rsid w:val="003243B2"/>
    <w:rsid w:val="0032445C"/>
    <w:rsid w:val="003245D1"/>
    <w:rsid w:val="00324B21"/>
    <w:rsid w:val="00324C3E"/>
    <w:rsid w:val="00325122"/>
    <w:rsid w:val="003251F0"/>
    <w:rsid w:val="00326697"/>
    <w:rsid w:val="003268C4"/>
    <w:rsid w:val="00326D47"/>
    <w:rsid w:val="00326E16"/>
    <w:rsid w:val="00326F10"/>
    <w:rsid w:val="00327695"/>
    <w:rsid w:val="00330871"/>
    <w:rsid w:val="00330E45"/>
    <w:rsid w:val="00331A6F"/>
    <w:rsid w:val="00331DA6"/>
    <w:rsid w:val="00331E50"/>
    <w:rsid w:val="00332F33"/>
    <w:rsid w:val="00333550"/>
    <w:rsid w:val="00333886"/>
    <w:rsid w:val="003338AF"/>
    <w:rsid w:val="0033412B"/>
    <w:rsid w:val="0033431D"/>
    <w:rsid w:val="0033435C"/>
    <w:rsid w:val="003344E4"/>
    <w:rsid w:val="00335371"/>
    <w:rsid w:val="00335D37"/>
    <w:rsid w:val="0033619D"/>
    <w:rsid w:val="00336563"/>
    <w:rsid w:val="0033695D"/>
    <w:rsid w:val="00337102"/>
    <w:rsid w:val="003375D0"/>
    <w:rsid w:val="003378D2"/>
    <w:rsid w:val="00337AA2"/>
    <w:rsid w:val="0034038F"/>
    <w:rsid w:val="0034049C"/>
    <w:rsid w:val="00340893"/>
    <w:rsid w:val="00340EBA"/>
    <w:rsid w:val="00341017"/>
    <w:rsid w:val="00341B7F"/>
    <w:rsid w:val="00341E84"/>
    <w:rsid w:val="00341EDA"/>
    <w:rsid w:val="0034203E"/>
    <w:rsid w:val="00342248"/>
    <w:rsid w:val="00342282"/>
    <w:rsid w:val="0034281F"/>
    <w:rsid w:val="00342D85"/>
    <w:rsid w:val="00342EAB"/>
    <w:rsid w:val="00343082"/>
    <w:rsid w:val="00343167"/>
    <w:rsid w:val="003436D0"/>
    <w:rsid w:val="00343BDA"/>
    <w:rsid w:val="003443F9"/>
    <w:rsid w:val="00344826"/>
    <w:rsid w:val="00344BE6"/>
    <w:rsid w:val="00344C8E"/>
    <w:rsid w:val="00344E14"/>
    <w:rsid w:val="00345077"/>
    <w:rsid w:val="00345C88"/>
    <w:rsid w:val="003460EA"/>
    <w:rsid w:val="00346122"/>
    <w:rsid w:val="00346175"/>
    <w:rsid w:val="00346B20"/>
    <w:rsid w:val="00346B81"/>
    <w:rsid w:val="00346F0B"/>
    <w:rsid w:val="0034708B"/>
    <w:rsid w:val="00347E2F"/>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3A9"/>
    <w:rsid w:val="0035562C"/>
    <w:rsid w:val="003559ED"/>
    <w:rsid w:val="00355B8C"/>
    <w:rsid w:val="00356E50"/>
    <w:rsid w:val="00356FF8"/>
    <w:rsid w:val="003572BE"/>
    <w:rsid w:val="00357316"/>
    <w:rsid w:val="0035740D"/>
    <w:rsid w:val="00360627"/>
    <w:rsid w:val="00360C14"/>
    <w:rsid w:val="003614E9"/>
    <w:rsid w:val="00361552"/>
    <w:rsid w:val="0036175C"/>
    <w:rsid w:val="00361BFE"/>
    <w:rsid w:val="00361D0C"/>
    <w:rsid w:val="00362284"/>
    <w:rsid w:val="00362445"/>
    <w:rsid w:val="00362887"/>
    <w:rsid w:val="00362AAA"/>
    <w:rsid w:val="00363497"/>
    <w:rsid w:val="003634E6"/>
    <w:rsid w:val="00363C28"/>
    <w:rsid w:val="00363F66"/>
    <w:rsid w:val="003644E1"/>
    <w:rsid w:val="003648D1"/>
    <w:rsid w:val="00364E7A"/>
    <w:rsid w:val="003657B7"/>
    <w:rsid w:val="0036585C"/>
    <w:rsid w:val="003659A1"/>
    <w:rsid w:val="00365DB2"/>
    <w:rsid w:val="0036626E"/>
    <w:rsid w:val="00366EEC"/>
    <w:rsid w:val="00366F0C"/>
    <w:rsid w:val="003672C1"/>
    <w:rsid w:val="00370066"/>
    <w:rsid w:val="00370106"/>
    <w:rsid w:val="00370BD8"/>
    <w:rsid w:val="00370C97"/>
    <w:rsid w:val="00370EED"/>
    <w:rsid w:val="00370FD9"/>
    <w:rsid w:val="00371703"/>
    <w:rsid w:val="00371C44"/>
    <w:rsid w:val="00371CBC"/>
    <w:rsid w:val="00371E5E"/>
    <w:rsid w:val="003723ED"/>
    <w:rsid w:val="00372475"/>
    <w:rsid w:val="00372610"/>
    <w:rsid w:val="0037278B"/>
    <w:rsid w:val="00372A69"/>
    <w:rsid w:val="003731F0"/>
    <w:rsid w:val="003733AF"/>
    <w:rsid w:val="003733B0"/>
    <w:rsid w:val="00373422"/>
    <w:rsid w:val="00373B8E"/>
    <w:rsid w:val="00373D44"/>
    <w:rsid w:val="00373DDF"/>
    <w:rsid w:val="00373FF6"/>
    <w:rsid w:val="00374386"/>
    <w:rsid w:val="00374393"/>
    <w:rsid w:val="0037494C"/>
    <w:rsid w:val="00374ED5"/>
    <w:rsid w:val="00375571"/>
    <w:rsid w:val="003756FA"/>
    <w:rsid w:val="00375D0A"/>
    <w:rsid w:val="00375EB3"/>
    <w:rsid w:val="00375F66"/>
    <w:rsid w:val="00376658"/>
    <w:rsid w:val="003766A8"/>
    <w:rsid w:val="003766BE"/>
    <w:rsid w:val="003770EC"/>
    <w:rsid w:val="00377718"/>
    <w:rsid w:val="0038019D"/>
    <w:rsid w:val="003801F2"/>
    <w:rsid w:val="0038042F"/>
    <w:rsid w:val="0038069E"/>
    <w:rsid w:val="00380905"/>
    <w:rsid w:val="00380A37"/>
    <w:rsid w:val="00381252"/>
    <w:rsid w:val="00381DDE"/>
    <w:rsid w:val="00382107"/>
    <w:rsid w:val="00382559"/>
    <w:rsid w:val="0038275E"/>
    <w:rsid w:val="00382B81"/>
    <w:rsid w:val="00382F5D"/>
    <w:rsid w:val="0038407F"/>
    <w:rsid w:val="00384661"/>
    <w:rsid w:val="0038472E"/>
    <w:rsid w:val="00384733"/>
    <w:rsid w:val="003847B7"/>
    <w:rsid w:val="00384950"/>
    <w:rsid w:val="00384B14"/>
    <w:rsid w:val="00385112"/>
    <w:rsid w:val="0038543A"/>
    <w:rsid w:val="0038546B"/>
    <w:rsid w:val="0038554C"/>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5AA"/>
    <w:rsid w:val="0039190D"/>
    <w:rsid w:val="00391BCF"/>
    <w:rsid w:val="00392601"/>
    <w:rsid w:val="0039281D"/>
    <w:rsid w:val="0039296F"/>
    <w:rsid w:val="00392EB1"/>
    <w:rsid w:val="00392F81"/>
    <w:rsid w:val="0039303E"/>
    <w:rsid w:val="00393569"/>
    <w:rsid w:val="003939B8"/>
    <w:rsid w:val="00393F61"/>
    <w:rsid w:val="003945F8"/>
    <w:rsid w:val="00394ADF"/>
    <w:rsid w:val="00394D2B"/>
    <w:rsid w:val="00394E04"/>
    <w:rsid w:val="00394FFF"/>
    <w:rsid w:val="003955CC"/>
    <w:rsid w:val="00395806"/>
    <w:rsid w:val="003958F6"/>
    <w:rsid w:val="00396362"/>
    <w:rsid w:val="003967AA"/>
    <w:rsid w:val="00396924"/>
    <w:rsid w:val="00397911"/>
    <w:rsid w:val="00397D24"/>
    <w:rsid w:val="00397DC6"/>
    <w:rsid w:val="00397EF9"/>
    <w:rsid w:val="003A0699"/>
    <w:rsid w:val="003A0EB0"/>
    <w:rsid w:val="003A11FD"/>
    <w:rsid w:val="003A15AC"/>
    <w:rsid w:val="003A1D12"/>
    <w:rsid w:val="003A1E1E"/>
    <w:rsid w:val="003A2047"/>
    <w:rsid w:val="003A20EF"/>
    <w:rsid w:val="003A22EB"/>
    <w:rsid w:val="003A30A0"/>
    <w:rsid w:val="003A31BB"/>
    <w:rsid w:val="003A3B44"/>
    <w:rsid w:val="003A3B85"/>
    <w:rsid w:val="003A3C82"/>
    <w:rsid w:val="003A3CCE"/>
    <w:rsid w:val="003A40E1"/>
    <w:rsid w:val="003A411B"/>
    <w:rsid w:val="003A4291"/>
    <w:rsid w:val="003A460F"/>
    <w:rsid w:val="003A4E75"/>
    <w:rsid w:val="003A4F6E"/>
    <w:rsid w:val="003A59FF"/>
    <w:rsid w:val="003A5BD9"/>
    <w:rsid w:val="003A5C21"/>
    <w:rsid w:val="003A6029"/>
    <w:rsid w:val="003A613E"/>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812"/>
    <w:rsid w:val="003B0980"/>
    <w:rsid w:val="003B0B52"/>
    <w:rsid w:val="003B0C50"/>
    <w:rsid w:val="003B189C"/>
    <w:rsid w:val="003B1AD2"/>
    <w:rsid w:val="003B2976"/>
    <w:rsid w:val="003B2B3D"/>
    <w:rsid w:val="003B2E62"/>
    <w:rsid w:val="003B2F34"/>
    <w:rsid w:val="003B3572"/>
    <w:rsid w:val="003B35F4"/>
    <w:rsid w:val="003B3DF9"/>
    <w:rsid w:val="003B3E13"/>
    <w:rsid w:val="003B3EDA"/>
    <w:rsid w:val="003B403F"/>
    <w:rsid w:val="003B42EB"/>
    <w:rsid w:val="003B4BEB"/>
    <w:rsid w:val="003B4D6D"/>
    <w:rsid w:val="003B6426"/>
    <w:rsid w:val="003B65AC"/>
    <w:rsid w:val="003B666C"/>
    <w:rsid w:val="003B685E"/>
    <w:rsid w:val="003B72CE"/>
    <w:rsid w:val="003B765C"/>
    <w:rsid w:val="003B7AC6"/>
    <w:rsid w:val="003B7B66"/>
    <w:rsid w:val="003C0A38"/>
    <w:rsid w:val="003C0B31"/>
    <w:rsid w:val="003C0C4C"/>
    <w:rsid w:val="003C0F59"/>
    <w:rsid w:val="003C1036"/>
    <w:rsid w:val="003C17DA"/>
    <w:rsid w:val="003C1829"/>
    <w:rsid w:val="003C1857"/>
    <w:rsid w:val="003C2087"/>
    <w:rsid w:val="003C2273"/>
    <w:rsid w:val="003C26BD"/>
    <w:rsid w:val="003C2BC1"/>
    <w:rsid w:val="003C2C1C"/>
    <w:rsid w:val="003C2DC6"/>
    <w:rsid w:val="003C2F7A"/>
    <w:rsid w:val="003C306D"/>
    <w:rsid w:val="003C30A5"/>
    <w:rsid w:val="003C32DD"/>
    <w:rsid w:val="003C3B20"/>
    <w:rsid w:val="003C3D24"/>
    <w:rsid w:val="003C3E29"/>
    <w:rsid w:val="003C4A1E"/>
    <w:rsid w:val="003C4EF4"/>
    <w:rsid w:val="003C556B"/>
    <w:rsid w:val="003C55B5"/>
    <w:rsid w:val="003C5CB1"/>
    <w:rsid w:val="003C61EC"/>
    <w:rsid w:val="003C668A"/>
    <w:rsid w:val="003C6B23"/>
    <w:rsid w:val="003C6C34"/>
    <w:rsid w:val="003C7052"/>
    <w:rsid w:val="003C7064"/>
    <w:rsid w:val="003C7494"/>
    <w:rsid w:val="003C74F8"/>
    <w:rsid w:val="003C7875"/>
    <w:rsid w:val="003C7B77"/>
    <w:rsid w:val="003C7F99"/>
    <w:rsid w:val="003D0697"/>
    <w:rsid w:val="003D0C18"/>
    <w:rsid w:val="003D1387"/>
    <w:rsid w:val="003D23A1"/>
    <w:rsid w:val="003D27C7"/>
    <w:rsid w:val="003D2892"/>
    <w:rsid w:val="003D28BD"/>
    <w:rsid w:val="003D2E54"/>
    <w:rsid w:val="003D3232"/>
    <w:rsid w:val="003D33E2"/>
    <w:rsid w:val="003D352E"/>
    <w:rsid w:val="003D3568"/>
    <w:rsid w:val="003D3C30"/>
    <w:rsid w:val="003D3E3F"/>
    <w:rsid w:val="003D4282"/>
    <w:rsid w:val="003D44AC"/>
    <w:rsid w:val="003D46F2"/>
    <w:rsid w:val="003D50EE"/>
    <w:rsid w:val="003D599E"/>
    <w:rsid w:val="003D60D1"/>
    <w:rsid w:val="003D640B"/>
    <w:rsid w:val="003D66B1"/>
    <w:rsid w:val="003D674E"/>
    <w:rsid w:val="003D6B08"/>
    <w:rsid w:val="003D6D06"/>
    <w:rsid w:val="003D6D5A"/>
    <w:rsid w:val="003D72A8"/>
    <w:rsid w:val="003D7E20"/>
    <w:rsid w:val="003D7FBA"/>
    <w:rsid w:val="003E0733"/>
    <w:rsid w:val="003E079B"/>
    <w:rsid w:val="003E0844"/>
    <w:rsid w:val="003E0ED9"/>
    <w:rsid w:val="003E1909"/>
    <w:rsid w:val="003E1AAD"/>
    <w:rsid w:val="003E20BD"/>
    <w:rsid w:val="003E21B6"/>
    <w:rsid w:val="003E2326"/>
    <w:rsid w:val="003E2CAB"/>
    <w:rsid w:val="003E3754"/>
    <w:rsid w:val="003E3777"/>
    <w:rsid w:val="003E3933"/>
    <w:rsid w:val="003E3BFA"/>
    <w:rsid w:val="003E3D19"/>
    <w:rsid w:val="003E3E53"/>
    <w:rsid w:val="003E3E5D"/>
    <w:rsid w:val="003E432E"/>
    <w:rsid w:val="003E4555"/>
    <w:rsid w:val="003E4E15"/>
    <w:rsid w:val="003E502C"/>
    <w:rsid w:val="003E55E9"/>
    <w:rsid w:val="003E56F4"/>
    <w:rsid w:val="003E5868"/>
    <w:rsid w:val="003E5B27"/>
    <w:rsid w:val="003E60B1"/>
    <w:rsid w:val="003E63FE"/>
    <w:rsid w:val="003E6780"/>
    <w:rsid w:val="003E7897"/>
    <w:rsid w:val="003E79A3"/>
    <w:rsid w:val="003F0071"/>
    <w:rsid w:val="003F014B"/>
    <w:rsid w:val="003F0524"/>
    <w:rsid w:val="003F06A5"/>
    <w:rsid w:val="003F079C"/>
    <w:rsid w:val="003F0CF8"/>
    <w:rsid w:val="003F0E9E"/>
    <w:rsid w:val="003F1035"/>
    <w:rsid w:val="003F1061"/>
    <w:rsid w:val="003F1134"/>
    <w:rsid w:val="003F14FE"/>
    <w:rsid w:val="003F163F"/>
    <w:rsid w:val="003F1D85"/>
    <w:rsid w:val="003F2111"/>
    <w:rsid w:val="003F2294"/>
    <w:rsid w:val="003F2480"/>
    <w:rsid w:val="003F2676"/>
    <w:rsid w:val="003F2A3F"/>
    <w:rsid w:val="003F3538"/>
    <w:rsid w:val="003F3593"/>
    <w:rsid w:val="003F35FA"/>
    <w:rsid w:val="003F391F"/>
    <w:rsid w:val="003F3CF6"/>
    <w:rsid w:val="003F3FC0"/>
    <w:rsid w:val="003F4210"/>
    <w:rsid w:val="003F4875"/>
    <w:rsid w:val="003F5531"/>
    <w:rsid w:val="003F56A6"/>
    <w:rsid w:val="003F5CC4"/>
    <w:rsid w:val="003F5EDE"/>
    <w:rsid w:val="003F5FDA"/>
    <w:rsid w:val="003F606B"/>
    <w:rsid w:val="003F61F9"/>
    <w:rsid w:val="003F6B82"/>
    <w:rsid w:val="003F6F2D"/>
    <w:rsid w:val="003F72B1"/>
    <w:rsid w:val="003F73C6"/>
    <w:rsid w:val="003F7665"/>
    <w:rsid w:val="003F7B5F"/>
    <w:rsid w:val="003F7FE0"/>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75B"/>
    <w:rsid w:val="00404AB1"/>
    <w:rsid w:val="00404E51"/>
    <w:rsid w:val="00405076"/>
    <w:rsid w:val="0040542F"/>
    <w:rsid w:val="0040545C"/>
    <w:rsid w:val="004054AB"/>
    <w:rsid w:val="004054E2"/>
    <w:rsid w:val="004055FE"/>
    <w:rsid w:val="004056A5"/>
    <w:rsid w:val="00405DA1"/>
    <w:rsid w:val="00405E00"/>
    <w:rsid w:val="00406662"/>
    <w:rsid w:val="004066A1"/>
    <w:rsid w:val="004066C0"/>
    <w:rsid w:val="004069D8"/>
    <w:rsid w:val="00406C13"/>
    <w:rsid w:val="00407279"/>
    <w:rsid w:val="00407643"/>
    <w:rsid w:val="0040774F"/>
    <w:rsid w:val="00410291"/>
    <w:rsid w:val="00410512"/>
    <w:rsid w:val="0041083D"/>
    <w:rsid w:val="00410DDD"/>
    <w:rsid w:val="00410FAB"/>
    <w:rsid w:val="0041217E"/>
    <w:rsid w:val="0041275E"/>
    <w:rsid w:val="00412F25"/>
    <w:rsid w:val="00412FA5"/>
    <w:rsid w:val="00413505"/>
    <w:rsid w:val="00414151"/>
    <w:rsid w:val="00414972"/>
    <w:rsid w:val="00415831"/>
    <w:rsid w:val="00415941"/>
    <w:rsid w:val="0041594F"/>
    <w:rsid w:val="00415B1B"/>
    <w:rsid w:val="00415CDB"/>
    <w:rsid w:val="00415F3E"/>
    <w:rsid w:val="00416136"/>
    <w:rsid w:val="0041619C"/>
    <w:rsid w:val="004179D0"/>
    <w:rsid w:val="00417B02"/>
    <w:rsid w:val="004200A9"/>
    <w:rsid w:val="004201EE"/>
    <w:rsid w:val="0042068D"/>
    <w:rsid w:val="00420CD4"/>
    <w:rsid w:val="00420D3C"/>
    <w:rsid w:val="00420DC4"/>
    <w:rsid w:val="00421EC6"/>
    <w:rsid w:val="004221E6"/>
    <w:rsid w:val="0042265A"/>
    <w:rsid w:val="00422988"/>
    <w:rsid w:val="00422B3A"/>
    <w:rsid w:val="00422CE9"/>
    <w:rsid w:val="00423058"/>
    <w:rsid w:val="00423485"/>
    <w:rsid w:val="004237AF"/>
    <w:rsid w:val="00423A4A"/>
    <w:rsid w:val="00423CA9"/>
    <w:rsid w:val="00423CB6"/>
    <w:rsid w:val="00423E9D"/>
    <w:rsid w:val="00424BC7"/>
    <w:rsid w:val="00424EA7"/>
    <w:rsid w:val="00425287"/>
    <w:rsid w:val="0042532C"/>
    <w:rsid w:val="004256AA"/>
    <w:rsid w:val="0042574A"/>
    <w:rsid w:val="004258C2"/>
    <w:rsid w:val="00425AB6"/>
    <w:rsid w:val="00425B40"/>
    <w:rsid w:val="00425FB6"/>
    <w:rsid w:val="00426116"/>
    <w:rsid w:val="0042641D"/>
    <w:rsid w:val="004265F5"/>
    <w:rsid w:val="004267AB"/>
    <w:rsid w:val="00426D03"/>
    <w:rsid w:val="00426E4E"/>
    <w:rsid w:val="00426FDD"/>
    <w:rsid w:val="004270BF"/>
    <w:rsid w:val="004273E8"/>
    <w:rsid w:val="004274D9"/>
    <w:rsid w:val="00427A6F"/>
    <w:rsid w:val="004302B0"/>
    <w:rsid w:val="004302BE"/>
    <w:rsid w:val="0043074B"/>
    <w:rsid w:val="0043093B"/>
    <w:rsid w:val="004309B4"/>
    <w:rsid w:val="00430A7A"/>
    <w:rsid w:val="00430E0F"/>
    <w:rsid w:val="0043142F"/>
    <w:rsid w:val="00432045"/>
    <w:rsid w:val="00432823"/>
    <w:rsid w:val="00432A92"/>
    <w:rsid w:val="00432C7F"/>
    <w:rsid w:val="00432F5E"/>
    <w:rsid w:val="00433034"/>
    <w:rsid w:val="004335EF"/>
    <w:rsid w:val="0043414F"/>
    <w:rsid w:val="00434418"/>
    <w:rsid w:val="00434F90"/>
    <w:rsid w:val="004356BC"/>
    <w:rsid w:val="004357CF"/>
    <w:rsid w:val="00435AA3"/>
    <w:rsid w:val="00435E01"/>
    <w:rsid w:val="004362A2"/>
    <w:rsid w:val="004362E7"/>
    <w:rsid w:val="00436368"/>
    <w:rsid w:val="00436814"/>
    <w:rsid w:val="00436867"/>
    <w:rsid w:val="00436ED6"/>
    <w:rsid w:val="0044030A"/>
    <w:rsid w:val="004406D9"/>
    <w:rsid w:val="00440840"/>
    <w:rsid w:val="004409B3"/>
    <w:rsid w:val="00440EAB"/>
    <w:rsid w:val="00441149"/>
    <w:rsid w:val="00441310"/>
    <w:rsid w:val="004419B6"/>
    <w:rsid w:val="00442241"/>
    <w:rsid w:val="00442372"/>
    <w:rsid w:val="00442551"/>
    <w:rsid w:val="00442D74"/>
    <w:rsid w:val="0044306F"/>
    <w:rsid w:val="00443A1D"/>
    <w:rsid w:val="0044416C"/>
    <w:rsid w:val="004444BB"/>
    <w:rsid w:val="0044457E"/>
    <w:rsid w:val="00444727"/>
    <w:rsid w:val="004448C8"/>
    <w:rsid w:val="00444A7B"/>
    <w:rsid w:val="00445055"/>
    <w:rsid w:val="00445518"/>
    <w:rsid w:val="00445653"/>
    <w:rsid w:val="00445737"/>
    <w:rsid w:val="00445988"/>
    <w:rsid w:val="004459F7"/>
    <w:rsid w:val="00445A3B"/>
    <w:rsid w:val="004463E1"/>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029"/>
    <w:rsid w:val="00454565"/>
    <w:rsid w:val="00454859"/>
    <w:rsid w:val="00454F50"/>
    <w:rsid w:val="004551EE"/>
    <w:rsid w:val="004554CF"/>
    <w:rsid w:val="004557DE"/>
    <w:rsid w:val="00455D32"/>
    <w:rsid w:val="00456F54"/>
    <w:rsid w:val="004612BE"/>
    <w:rsid w:val="00461D8E"/>
    <w:rsid w:val="00461F68"/>
    <w:rsid w:val="00462033"/>
    <w:rsid w:val="00462419"/>
    <w:rsid w:val="00462558"/>
    <w:rsid w:val="00462677"/>
    <w:rsid w:val="00462BE9"/>
    <w:rsid w:val="00462E51"/>
    <w:rsid w:val="004638D8"/>
    <w:rsid w:val="00464011"/>
    <w:rsid w:val="004641A8"/>
    <w:rsid w:val="00464207"/>
    <w:rsid w:val="00464611"/>
    <w:rsid w:val="00464F21"/>
    <w:rsid w:val="00464F60"/>
    <w:rsid w:val="004652C8"/>
    <w:rsid w:val="00466474"/>
    <w:rsid w:val="0046661E"/>
    <w:rsid w:val="00466949"/>
    <w:rsid w:val="00466B4F"/>
    <w:rsid w:val="00466B83"/>
    <w:rsid w:val="004675FB"/>
    <w:rsid w:val="00467717"/>
    <w:rsid w:val="00467BD8"/>
    <w:rsid w:val="00470475"/>
    <w:rsid w:val="004707F0"/>
    <w:rsid w:val="00470869"/>
    <w:rsid w:val="004711E1"/>
    <w:rsid w:val="0047203D"/>
    <w:rsid w:val="00472859"/>
    <w:rsid w:val="00472BE9"/>
    <w:rsid w:val="00472D8E"/>
    <w:rsid w:val="00472D9D"/>
    <w:rsid w:val="00473370"/>
    <w:rsid w:val="00473A7E"/>
    <w:rsid w:val="004745EC"/>
    <w:rsid w:val="0047490D"/>
    <w:rsid w:val="00474963"/>
    <w:rsid w:val="00474A30"/>
    <w:rsid w:val="004759D6"/>
    <w:rsid w:val="00475A84"/>
    <w:rsid w:val="00475F4D"/>
    <w:rsid w:val="0047714B"/>
    <w:rsid w:val="0047721F"/>
    <w:rsid w:val="004774C1"/>
    <w:rsid w:val="00477AB0"/>
    <w:rsid w:val="00477BD2"/>
    <w:rsid w:val="00477CE6"/>
    <w:rsid w:val="00477F47"/>
    <w:rsid w:val="00480010"/>
    <w:rsid w:val="004800F3"/>
    <w:rsid w:val="00480560"/>
    <w:rsid w:val="0048067B"/>
    <w:rsid w:val="00481D7C"/>
    <w:rsid w:val="00481DCD"/>
    <w:rsid w:val="004820C3"/>
    <w:rsid w:val="0048254F"/>
    <w:rsid w:val="00482AD1"/>
    <w:rsid w:val="00483562"/>
    <w:rsid w:val="00483939"/>
    <w:rsid w:val="00483AD1"/>
    <w:rsid w:val="00483B5B"/>
    <w:rsid w:val="00483F4C"/>
    <w:rsid w:val="0048467F"/>
    <w:rsid w:val="004847EC"/>
    <w:rsid w:val="0048524D"/>
    <w:rsid w:val="00485893"/>
    <w:rsid w:val="00485CF0"/>
    <w:rsid w:val="00485D37"/>
    <w:rsid w:val="004861DF"/>
    <w:rsid w:val="00487B48"/>
    <w:rsid w:val="00487E49"/>
    <w:rsid w:val="00490019"/>
    <w:rsid w:val="004903FC"/>
    <w:rsid w:val="00490426"/>
    <w:rsid w:val="00490AAD"/>
    <w:rsid w:val="0049171D"/>
    <w:rsid w:val="00491DB8"/>
    <w:rsid w:val="00491E34"/>
    <w:rsid w:val="004927D1"/>
    <w:rsid w:val="00492BCB"/>
    <w:rsid w:val="00492CD3"/>
    <w:rsid w:val="004934A2"/>
    <w:rsid w:val="004935F5"/>
    <w:rsid w:val="0049441C"/>
    <w:rsid w:val="0049442A"/>
    <w:rsid w:val="0049481E"/>
    <w:rsid w:val="00494A8D"/>
    <w:rsid w:val="00494B98"/>
    <w:rsid w:val="00494F90"/>
    <w:rsid w:val="00495333"/>
    <w:rsid w:val="004953D1"/>
    <w:rsid w:val="00495AC9"/>
    <w:rsid w:val="00495F20"/>
    <w:rsid w:val="0049687C"/>
    <w:rsid w:val="00496E54"/>
    <w:rsid w:val="0049760A"/>
    <w:rsid w:val="004976CF"/>
    <w:rsid w:val="004A005E"/>
    <w:rsid w:val="004A02B6"/>
    <w:rsid w:val="004A0AB1"/>
    <w:rsid w:val="004A0D05"/>
    <w:rsid w:val="004A17E5"/>
    <w:rsid w:val="004A1873"/>
    <w:rsid w:val="004A1F0B"/>
    <w:rsid w:val="004A2A2E"/>
    <w:rsid w:val="004A2AD5"/>
    <w:rsid w:val="004A2F77"/>
    <w:rsid w:val="004A369D"/>
    <w:rsid w:val="004A3849"/>
    <w:rsid w:val="004A3CB9"/>
    <w:rsid w:val="004A4358"/>
    <w:rsid w:val="004A440F"/>
    <w:rsid w:val="004A47F1"/>
    <w:rsid w:val="004A4B12"/>
    <w:rsid w:val="004A4E00"/>
    <w:rsid w:val="004A5D73"/>
    <w:rsid w:val="004A6969"/>
    <w:rsid w:val="004A74AD"/>
    <w:rsid w:val="004B0270"/>
    <w:rsid w:val="004B0316"/>
    <w:rsid w:val="004B0430"/>
    <w:rsid w:val="004B0A98"/>
    <w:rsid w:val="004B0C51"/>
    <w:rsid w:val="004B1C79"/>
    <w:rsid w:val="004B215F"/>
    <w:rsid w:val="004B2B1B"/>
    <w:rsid w:val="004B2BEE"/>
    <w:rsid w:val="004B2E5A"/>
    <w:rsid w:val="004B348A"/>
    <w:rsid w:val="004B3682"/>
    <w:rsid w:val="004B36A0"/>
    <w:rsid w:val="004B3B51"/>
    <w:rsid w:val="004B3F62"/>
    <w:rsid w:val="004B435C"/>
    <w:rsid w:val="004B4482"/>
    <w:rsid w:val="004B472C"/>
    <w:rsid w:val="004B4845"/>
    <w:rsid w:val="004B490E"/>
    <w:rsid w:val="004B58F3"/>
    <w:rsid w:val="004B5D23"/>
    <w:rsid w:val="004B5DFC"/>
    <w:rsid w:val="004B6EAA"/>
    <w:rsid w:val="004B7234"/>
    <w:rsid w:val="004B77A7"/>
    <w:rsid w:val="004B7A8C"/>
    <w:rsid w:val="004B7DDC"/>
    <w:rsid w:val="004B7ECA"/>
    <w:rsid w:val="004C06F3"/>
    <w:rsid w:val="004C088E"/>
    <w:rsid w:val="004C0F37"/>
    <w:rsid w:val="004C1030"/>
    <w:rsid w:val="004C10A9"/>
    <w:rsid w:val="004C13E0"/>
    <w:rsid w:val="004C1A81"/>
    <w:rsid w:val="004C1F9C"/>
    <w:rsid w:val="004C2022"/>
    <w:rsid w:val="004C2270"/>
    <w:rsid w:val="004C236B"/>
    <w:rsid w:val="004C2431"/>
    <w:rsid w:val="004C27FB"/>
    <w:rsid w:val="004C2DB3"/>
    <w:rsid w:val="004C2FC8"/>
    <w:rsid w:val="004C3400"/>
    <w:rsid w:val="004C3708"/>
    <w:rsid w:val="004C3B38"/>
    <w:rsid w:val="004C3DA8"/>
    <w:rsid w:val="004C3E54"/>
    <w:rsid w:val="004C4159"/>
    <w:rsid w:val="004C4709"/>
    <w:rsid w:val="004C47A0"/>
    <w:rsid w:val="004C484C"/>
    <w:rsid w:val="004C4EDD"/>
    <w:rsid w:val="004C5129"/>
    <w:rsid w:val="004C564B"/>
    <w:rsid w:val="004C56C6"/>
    <w:rsid w:val="004C5797"/>
    <w:rsid w:val="004C5A68"/>
    <w:rsid w:val="004C6663"/>
    <w:rsid w:val="004C6C16"/>
    <w:rsid w:val="004C6C37"/>
    <w:rsid w:val="004C6D84"/>
    <w:rsid w:val="004C7DF0"/>
    <w:rsid w:val="004D0489"/>
    <w:rsid w:val="004D07F2"/>
    <w:rsid w:val="004D0842"/>
    <w:rsid w:val="004D1778"/>
    <w:rsid w:val="004D19C7"/>
    <w:rsid w:val="004D2C18"/>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159"/>
    <w:rsid w:val="004D749C"/>
    <w:rsid w:val="004D78F5"/>
    <w:rsid w:val="004D7E72"/>
    <w:rsid w:val="004E0547"/>
    <w:rsid w:val="004E059D"/>
    <w:rsid w:val="004E14FD"/>
    <w:rsid w:val="004E164C"/>
    <w:rsid w:val="004E16DB"/>
    <w:rsid w:val="004E1723"/>
    <w:rsid w:val="004E19CC"/>
    <w:rsid w:val="004E1A89"/>
    <w:rsid w:val="004E1C22"/>
    <w:rsid w:val="004E1CFF"/>
    <w:rsid w:val="004E1E2B"/>
    <w:rsid w:val="004E25D7"/>
    <w:rsid w:val="004E2626"/>
    <w:rsid w:val="004E2EE5"/>
    <w:rsid w:val="004E336A"/>
    <w:rsid w:val="004E357F"/>
    <w:rsid w:val="004E39AB"/>
    <w:rsid w:val="004E430F"/>
    <w:rsid w:val="004E4BA5"/>
    <w:rsid w:val="004E4D27"/>
    <w:rsid w:val="004E4D4C"/>
    <w:rsid w:val="004E53F9"/>
    <w:rsid w:val="004E5634"/>
    <w:rsid w:val="004E5779"/>
    <w:rsid w:val="004E5852"/>
    <w:rsid w:val="004E5A99"/>
    <w:rsid w:val="004E602C"/>
    <w:rsid w:val="004E613A"/>
    <w:rsid w:val="004E71F1"/>
    <w:rsid w:val="004E7208"/>
    <w:rsid w:val="004E78AA"/>
    <w:rsid w:val="004E78FB"/>
    <w:rsid w:val="004E7FA7"/>
    <w:rsid w:val="004F008F"/>
    <w:rsid w:val="004F014A"/>
    <w:rsid w:val="004F02ED"/>
    <w:rsid w:val="004F1871"/>
    <w:rsid w:val="004F205F"/>
    <w:rsid w:val="004F32D5"/>
    <w:rsid w:val="004F387A"/>
    <w:rsid w:val="004F3BAB"/>
    <w:rsid w:val="004F3D86"/>
    <w:rsid w:val="004F474F"/>
    <w:rsid w:val="004F4791"/>
    <w:rsid w:val="004F4826"/>
    <w:rsid w:val="004F48AC"/>
    <w:rsid w:val="004F4A6B"/>
    <w:rsid w:val="004F4BC5"/>
    <w:rsid w:val="004F4C2D"/>
    <w:rsid w:val="004F4D60"/>
    <w:rsid w:val="004F4D62"/>
    <w:rsid w:val="004F5181"/>
    <w:rsid w:val="004F56F5"/>
    <w:rsid w:val="004F57E2"/>
    <w:rsid w:val="004F58E8"/>
    <w:rsid w:val="004F5CA4"/>
    <w:rsid w:val="004F6454"/>
    <w:rsid w:val="004F6671"/>
    <w:rsid w:val="004F6AAB"/>
    <w:rsid w:val="004F7142"/>
    <w:rsid w:val="004F754D"/>
    <w:rsid w:val="004F7774"/>
    <w:rsid w:val="004F788C"/>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C63"/>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6FE3"/>
    <w:rsid w:val="00507219"/>
    <w:rsid w:val="0050736F"/>
    <w:rsid w:val="0050777A"/>
    <w:rsid w:val="00507ACF"/>
    <w:rsid w:val="00507C7A"/>
    <w:rsid w:val="00507D3D"/>
    <w:rsid w:val="0051039C"/>
    <w:rsid w:val="00510C27"/>
    <w:rsid w:val="00510C7C"/>
    <w:rsid w:val="00511191"/>
    <w:rsid w:val="0051138F"/>
    <w:rsid w:val="0051166D"/>
    <w:rsid w:val="005119EE"/>
    <w:rsid w:val="00511A8D"/>
    <w:rsid w:val="00511D1A"/>
    <w:rsid w:val="00511D49"/>
    <w:rsid w:val="005126D3"/>
    <w:rsid w:val="0051292E"/>
    <w:rsid w:val="00512B64"/>
    <w:rsid w:val="00512C88"/>
    <w:rsid w:val="00512D66"/>
    <w:rsid w:val="00513184"/>
    <w:rsid w:val="0051336B"/>
    <w:rsid w:val="0051429F"/>
    <w:rsid w:val="0051480A"/>
    <w:rsid w:val="00514B5D"/>
    <w:rsid w:val="00514E81"/>
    <w:rsid w:val="00515C38"/>
    <w:rsid w:val="00515CEC"/>
    <w:rsid w:val="005160E2"/>
    <w:rsid w:val="005168F3"/>
    <w:rsid w:val="00516DD7"/>
    <w:rsid w:val="0051793A"/>
    <w:rsid w:val="00517C54"/>
    <w:rsid w:val="00517D14"/>
    <w:rsid w:val="00517F6F"/>
    <w:rsid w:val="00520550"/>
    <w:rsid w:val="00520EB1"/>
    <w:rsid w:val="00521004"/>
    <w:rsid w:val="005212AA"/>
    <w:rsid w:val="005213F6"/>
    <w:rsid w:val="00521521"/>
    <w:rsid w:val="0052183E"/>
    <w:rsid w:val="00521A43"/>
    <w:rsid w:val="0052279F"/>
    <w:rsid w:val="005227CE"/>
    <w:rsid w:val="00522C8E"/>
    <w:rsid w:val="00522F17"/>
    <w:rsid w:val="00523347"/>
    <w:rsid w:val="00523E6E"/>
    <w:rsid w:val="00524D4F"/>
    <w:rsid w:val="005254E8"/>
    <w:rsid w:val="00525632"/>
    <w:rsid w:val="005258C6"/>
    <w:rsid w:val="00525A08"/>
    <w:rsid w:val="00525C91"/>
    <w:rsid w:val="00525CC8"/>
    <w:rsid w:val="00526798"/>
    <w:rsid w:val="00526D4D"/>
    <w:rsid w:val="00527372"/>
    <w:rsid w:val="005275E3"/>
    <w:rsid w:val="00527751"/>
    <w:rsid w:val="00527A9F"/>
    <w:rsid w:val="00527E8B"/>
    <w:rsid w:val="00530398"/>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4F2"/>
    <w:rsid w:val="00535DB6"/>
    <w:rsid w:val="005360B5"/>
    <w:rsid w:val="00536452"/>
    <w:rsid w:val="00536AA9"/>
    <w:rsid w:val="00537128"/>
    <w:rsid w:val="0053743E"/>
    <w:rsid w:val="005374F9"/>
    <w:rsid w:val="0053784F"/>
    <w:rsid w:val="00537885"/>
    <w:rsid w:val="005378A5"/>
    <w:rsid w:val="00537FAF"/>
    <w:rsid w:val="005404CD"/>
    <w:rsid w:val="005407B3"/>
    <w:rsid w:val="00540D14"/>
    <w:rsid w:val="00540EC7"/>
    <w:rsid w:val="00541464"/>
    <w:rsid w:val="00541818"/>
    <w:rsid w:val="00541E32"/>
    <w:rsid w:val="00542758"/>
    <w:rsid w:val="00542856"/>
    <w:rsid w:val="00542D46"/>
    <w:rsid w:val="00543371"/>
    <w:rsid w:val="005437A9"/>
    <w:rsid w:val="00543977"/>
    <w:rsid w:val="005439F1"/>
    <w:rsid w:val="00543A91"/>
    <w:rsid w:val="00543C32"/>
    <w:rsid w:val="00544111"/>
    <w:rsid w:val="005446E7"/>
    <w:rsid w:val="00544B8F"/>
    <w:rsid w:val="005455FC"/>
    <w:rsid w:val="00545CE9"/>
    <w:rsid w:val="00545DC9"/>
    <w:rsid w:val="00546AD5"/>
    <w:rsid w:val="00547214"/>
    <w:rsid w:val="0054785C"/>
    <w:rsid w:val="005479B7"/>
    <w:rsid w:val="00547CC9"/>
    <w:rsid w:val="00547F0C"/>
    <w:rsid w:val="005504DA"/>
    <w:rsid w:val="005504DC"/>
    <w:rsid w:val="00550701"/>
    <w:rsid w:val="00550793"/>
    <w:rsid w:val="005507E6"/>
    <w:rsid w:val="005509F4"/>
    <w:rsid w:val="00550CD4"/>
    <w:rsid w:val="0055115F"/>
    <w:rsid w:val="005513A7"/>
    <w:rsid w:val="00551DC1"/>
    <w:rsid w:val="005526F1"/>
    <w:rsid w:val="00552BCB"/>
    <w:rsid w:val="00552C89"/>
    <w:rsid w:val="00552D94"/>
    <w:rsid w:val="00552E40"/>
    <w:rsid w:val="00553101"/>
    <w:rsid w:val="00553A59"/>
    <w:rsid w:val="00553E1E"/>
    <w:rsid w:val="00554244"/>
    <w:rsid w:val="00554327"/>
    <w:rsid w:val="005549BB"/>
    <w:rsid w:val="00554CE7"/>
    <w:rsid w:val="00554F62"/>
    <w:rsid w:val="00555020"/>
    <w:rsid w:val="005553FA"/>
    <w:rsid w:val="00555580"/>
    <w:rsid w:val="00555632"/>
    <w:rsid w:val="00555850"/>
    <w:rsid w:val="00555B0D"/>
    <w:rsid w:val="00555F05"/>
    <w:rsid w:val="00556497"/>
    <w:rsid w:val="00556729"/>
    <w:rsid w:val="0055674B"/>
    <w:rsid w:val="005569F3"/>
    <w:rsid w:val="00556F04"/>
    <w:rsid w:val="00557092"/>
    <w:rsid w:val="0056002F"/>
    <w:rsid w:val="00560485"/>
    <w:rsid w:val="00560545"/>
    <w:rsid w:val="00560CBE"/>
    <w:rsid w:val="00560E64"/>
    <w:rsid w:val="00561033"/>
    <w:rsid w:val="0056183F"/>
    <w:rsid w:val="00561BA6"/>
    <w:rsid w:val="00561D7A"/>
    <w:rsid w:val="005621CB"/>
    <w:rsid w:val="00562355"/>
    <w:rsid w:val="005625F7"/>
    <w:rsid w:val="0056288C"/>
    <w:rsid w:val="00562C74"/>
    <w:rsid w:val="0056325D"/>
    <w:rsid w:val="005633E5"/>
    <w:rsid w:val="00563476"/>
    <w:rsid w:val="00563A92"/>
    <w:rsid w:val="00563B6E"/>
    <w:rsid w:val="005642DE"/>
    <w:rsid w:val="005645B3"/>
    <w:rsid w:val="00564CCC"/>
    <w:rsid w:val="00565A37"/>
    <w:rsid w:val="00565F23"/>
    <w:rsid w:val="00565FC8"/>
    <w:rsid w:val="005660E6"/>
    <w:rsid w:val="0056797A"/>
    <w:rsid w:val="00567AB9"/>
    <w:rsid w:val="00567F9C"/>
    <w:rsid w:val="005704A5"/>
    <w:rsid w:val="005704D6"/>
    <w:rsid w:val="0057059E"/>
    <w:rsid w:val="005709C4"/>
    <w:rsid w:val="00570A5F"/>
    <w:rsid w:val="00571275"/>
    <w:rsid w:val="005717C7"/>
    <w:rsid w:val="00571C8C"/>
    <w:rsid w:val="00571DB4"/>
    <w:rsid w:val="005723A2"/>
    <w:rsid w:val="0057263D"/>
    <w:rsid w:val="005727EC"/>
    <w:rsid w:val="00572835"/>
    <w:rsid w:val="00572A47"/>
    <w:rsid w:val="00572E55"/>
    <w:rsid w:val="00572FFC"/>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351"/>
    <w:rsid w:val="0058392B"/>
    <w:rsid w:val="00583944"/>
    <w:rsid w:val="00583B57"/>
    <w:rsid w:val="00583BA9"/>
    <w:rsid w:val="00583CB9"/>
    <w:rsid w:val="005840B5"/>
    <w:rsid w:val="00584A56"/>
    <w:rsid w:val="0058544E"/>
    <w:rsid w:val="00585491"/>
    <w:rsid w:val="00585E3B"/>
    <w:rsid w:val="00586111"/>
    <w:rsid w:val="00587AEF"/>
    <w:rsid w:val="00587D0D"/>
    <w:rsid w:val="00590303"/>
    <w:rsid w:val="00590337"/>
    <w:rsid w:val="0059044A"/>
    <w:rsid w:val="00590493"/>
    <w:rsid w:val="005907E2"/>
    <w:rsid w:val="00590983"/>
    <w:rsid w:val="00590C0D"/>
    <w:rsid w:val="00590DA6"/>
    <w:rsid w:val="00591158"/>
    <w:rsid w:val="005919D5"/>
    <w:rsid w:val="00591A46"/>
    <w:rsid w:val="00591E72"/>
    <w:rsid w:val="00591EB6"/>
    <w:rsid w:val="00592761"/>
    <w:rsid w:val="005928C2"/>
    <w:rsid w:val="00592E49"/>
    <w:rsid w:val="00593439"/>
    <w:rsid w:val="00593D4A"/>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7CD"/>
    <w:rsid w:val="005A5C87"/>
    <w:rsid w:val="005A66C4"/>
    <w:rsid w:val="005A66C7"/>
    <w:rsid w:val="005A6912"/>
    <w:rsid w:val="005A696B"/>
    <w:rsid w:val="005A6E44"/>
    <w:rsid w:val="005A6E4D"/>
    <w:rsid w:val="005A71A5"/>
    <w:rsid w:val="005A74FC"/>
    <w:rsid w:val="005A77F5"/>
    <w:rsid w:val="005B0204"/>
    <w:rsid w:val="005B0537"/>
    <w:rsid w:val="005B0576"/>
    <w:rsid w:val="005B05FC"/>
    <w:rsid w:val="005B1295"/>
    <w:rsid w:val="005B13F1"/>
    <w:rsid w:val="005B1B12"/>
    <w:rsid w:val="005B1CC0"/>
    <w:rsid w:val="005B21B2"/>
    <w:rsid w:val="005B24B0"/>
    <w:rsid w:val="005B2B63"/>
    <w:rsid w:val="005B3019"/>
    <w:rsid w:val="005B3E7C"/>
    <w:rsid w:val="005B3F5C"/>
    <w:rsid w:val="005B4132"/>
    <w:rsid w:val="005B413D"/>
    <w:rsid w:val="005B4144"/>
    <w:rsid w:val="005B415B"/>
    <w:rsid w:val="005B4928"/>
    <w:rsid w:val="005B4952"/>
    <w:rsid w:val="005B573A"/>
    <w:rsid w:val="005B58A0"/>
    <w:rsid w:val="005B5968"/>
    <w:rsid w:val="005B59D9"/>
    <w:rsid w:val="005B6072"/>
    <w:rsid w:val="005B6101"/>
    <w:rsid w:val="005B640B"/>
    <w:rsid w:val="005B6968"/>
    <w:rsid w:val="005B6DF6"/>
    <w:rsid w:val="005B6EB7"/>
    <w:rsid w:val="005B72B0"/>
    <w:rsid w:val="005C0674"/>
    <w:rsid w:val="005C10D2"/>
    <w:rsid w:val="005C10D9"/>
    <w:rsid w:val="005C14CC"/>
    <w:rsid w:val="005C220E"/>
    <w:rsid w:val="005C2270"/>
    <w:rsid w:val="005C25C6"/>
    <w:rsid w:val="005C268D"/>
    <w:rsid w:val="005C2751"/>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D33"/>
    <w:rsid w:val="005C6F42"/>
    <w:rsid w:val="005C79CD"/>
    <w:rsid w:val="005D0120"/>
    <w:rsid w:val="005D033E"/>
    <w:rsid w:val="005D04C4"/>
    <w:rsid w:val="005D0534"/>
    <w:rsid w:val="005D0C2E"/>
    <w:rsid w:val="005D0D57"/>
    <w:rsid w:val="005D1934"/>
    <w:rsid w:val="005D1974"/>
    <w:rsid w:val="005D1B4E"/>
    <w:rsid w:val="005D24CC"/>
    <w:rsid w:val="005D2E9D"/>
    <w:rsid w:val="005D31EC"/>
    <w:rsid w:val="005D36E3"/>
    <w:rsid w:val="005D3C54"/>
    <w:rsid w:val="005D4663"/>
    <w:rsid w:val="005D48DA"/>
    <w:rsid w:val="005D51D2"/>
    <w:rsid w:val="005D5348"/>
    <w:rsid w:val="005D6018"/>
    <w:rsid w:val="005D668A"/>
    <w:rsid w:val="005D6731"/>
    <w:rsid w:val="005D686C"/>
    <w:rsid w:val="005D6966"/>
    <w:rsid w:val="005D6C55"/>
    <w:rsid w:val="005D7152"/>
    <w:rsid w:val="005D76B6"/>
    <w:rsid w:val="005E0156"/>
    <w:rsid w:val="005E0284"/>
    <w:rsid w:val="005E0315"/>
    <w:rsid w:val="005E03F0"/>
    <w:rsid w:val="005E0C61"/>
    <w:rsid w:val="005E193E"/>
    <w:rsid w:val="005E1CFE"/>
    <w:rsid w:val="005E1D7C"/>
    <w:rsid w:val="005E1E28"/>
    <w:rsid w:val="005E2151"/>
    <w:rsid w:val="005E24B0"/>
    <w:rsid w:val="005E2AD3"/>
    <w:rsid w:val="005E302B"/>
    <w:rsid w:val="005E359E"/>
    <w:rsid w:val="005E3837"/>
    <w:rsid w:val="005E3BDE"/>
    <w:rsid w:val="005E3CEA"/>
    <w:rsid w:val="005E4188"/>
    <w:rsid w:val="005E41B4"/>
    <w:rsid w:val="005E4496"/>
    <w:rsid w:val="005E4A1F"/>
    <w:rsid w:val="005E5228"/>
    <w:rsid w:val="005E52CB"/>
    <w:rsid w:val="005E5416"/>
    <w:rsid w:val="005E543C"/>
    <w:rsid w:val="005E5498"/>
    <w:rsid w:val="005E5572"/>
    <w:rsid w:val="005E5758"/>
    <w:rsid w:val="005E5BBA"/>
    <w:rsid w:val="005E5C53"/>
    <w:rsid w:val="005E5D58"/>
    <w:rsid w:val="005E6B5E"/>
    <w:rsid w:val="005E79F7"/>
    <w:rsid w:val="005F032E"/>
    <w:rsid w:val="005F058D"/>
    <w:rsid w:val="005F0706"/>
    <w:rsid w:val="005F0E00"/>
    <w:rsid w:val="005F1030"/>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991"/>
    <w:rsid w:val="005F6BF5"/>
    <w:rsid w:val="005F70AF"/>
    <w:rsid w:val="005F7314"/>
    <w:rsid w:val="005F7760"/>
    <w:rsid w:val="0060004F"/>
    <w:rsid w:val="0060087A"/>
    <w:rsid w:val="006009D2"/>
    <w:rsid w:val="00600C5F"/>
    <w:rsid w:val="00600C98"/>
    <w:rsid w:val="00600D9B"/>
    <w:rsid w:val="006012F4"/>
    <w:rsid w:val="00601306"/>
    <w:rsid w:val="00601DBB"/>
    <w:rsid w:val="006026D9"/>
    <w:rsid w:val="00602908"/>
    <w:rsid w:val="00602AC2"/>
    <w:rsid w:val="00602B95"/>
    <w:rsid w:val="006035F0"/>
    <w:rsid w:val="00603D41"/>
    <w:rsid w:val="00604A4D"/>
    <w:rsid w:val="00604B6F"/>
    <w:rsid w:val="00604DFF"/>
    <w:rsid w:val="006050CC"/>
    <w:rsid w:val="0060531B"/>
    <w:rsid w:val="0060538F"/>
    <w:rsid w:val="00605D0C"/>
    <w:rsid w:val="00605F20"/>
    <w:rsid w:val="006066BA"/>
    <w:rsid w:val="00606ED9"/>
    <w:rsid w:val="00606FEC"/>
    <w:rsid w:val="006079A1"/>
    <w:rsid w:val="00607AE9"/>
    <w:rsid w:val="00607BE9"/>
    <w:rsid w:val="00607C15"/>
    <w:rsid w:val="00607FC7"/>
    <w:rsid w:val="00610251"/>
    <w:rsid w:val="00610A55"/>
    <w:rsid w:val="00610E40"/>
    <w:rsid w:val="0061119B"/>
    <w:rsid w:val="0061199B"/>
    <w:rsid w:val="00612142"/>
    <w:rsid w:val="006127F8"/>
    <w:rsid w:val="00612801"/>
    <w:rsid w:val="00612849"/>
    <w:rsid w:val="00613015"/>
    <w:rsid w:val="00613358"/>
    <w:rsid w:val="00613A30"/>
    <w:rsid w:val="00613E5F"/>
    <w:rsid w:val="00614033"/>
    <w:rsid w:val="00614D01"/>
    <w:rsid w:val="00614DF7"/>
    <w:rsid w:val="00615AF6"/>
    <w:rsid w:val="00615BE7"/>
    <w:rsid w:val="00616614"/>
    <w:rsid w:val="006166AA"/>
    <w:rsid w:val="00616AC9"/>
    <w:rsid w:val="00617126"/>
    <w:rsid w:val="00617418"/>
    <w:rsid w:val="00617A1F"/>
    <w:rsid w:val="006200CC"/>
    <w:rsid w:val="006200E2"/>
    <w:rsid w:val="00620273"/>
    <w:rsid w:val="006202BF"/>
    <w:rsid w:val="006202CE"/>
    <w:rsid w:val="006205E0"/>
    <w:rsid w:val="0062141B"/>
    <w:rsid w:val="00621759"/>
    <w:rsid w:val="00621B76"/>
    <w:rsid w:val="00622530"/>
    <w:rsid w:val="0062254E"/>
    <w:rsid w:val="00622AE3"/>
    <w:rsid w:val="00622C6D"/>
    <w:rsid w:val="00622E5F"/>
    <w:rsid w:val="006236A1"/>
    <w:rsid w:val="006237E3"/>
    <w:rsid w:val="00623ACF"/>
    <w:rsid w:val="00623E6A"/>
    <w:rsid w:val="00624406"/>
    <w:rsid w:val="0062572E"/>
    <w:rsid w:val="00625C4C"/>
    <w:rsid w:val="00625F74"/>
    <w:rsid w:val="00626639"/>
    <w:rsid w:val="00626A4C"/>
    <w:rsid w:val="00627074"/>
    <w:rsid w:val="006307D6"/>
    <w:rsid w:val="00630BE6"/>
    <w:rsid w:val="00631279"/>
    <w:rsid w:val="00631A29"/>
    <w:rsid w:val="00631C12"/>
    <w:rsid w:val="00631CD4"/>
    <w:rsid w:val="00631D75"/>
    <w:rsid w:val="00631E04"/>
    <w:rsid w:val="00632066"/>
    <w:rsid w:val="006320C2"/>
    <w:rsid w:val="006327B2"/>
    <w:rsid w:val="00632808"/>
    <w:rsid w:val="00633015"/>
    <w:rsid w:val="00633146"/>
    <w:rsid w:val="006332A4"/>
    <w:rsid w:val="00633469"/>
    <w:rsid w:val="006334EB"/>
    <w:rsid w:val="006340D7"/>
    <w:rsid w:val="00634168"/>
    <w:rsid w:val="006342D7"/>
    <w:rsid w:val="006353A9"/>
    <w:rsid w:val="00635ED7"/>
    <w:rsid w:val="006365DA"/>
    <w:rsid w:val="0063676B"/>
    <w:rsid w:val="00636F54"/>
    <w:rsid w:val="00637A4A"/>
    <w:rsid w:val="006404A4"/>
    <w:rsid w:val="006405A9"/>
    <w:rsid w:val="00641730"/>
    <w:rsid w:val="00641A6E"/>
    <w:rsid w:val="00641D5F"/>
    <w:rsid w:val="006420BF"/>
    <w:rsid w:val="00642296"/>
    <w:rsid w:val="006427FA"/>
    <w:rsid w:val="00642A8A"/>
    <w:rsid w:val="00642C7E"/>
    <w:rsid w:val="006430DF"/>
    <w:rsid w:val="006433EE"/>
    <w:rsid w:val="006434F8"/>
    <w:rsid w:val="006439C8"/>
    <w:rsid w:val="006439E3"/>
    <w:rsid w:val="0064405D"/>
    <w:rsid w:val="00644986"/>
    <w:rsid w:val="006456E2"/>
    <w:rsid w:val="00645826"/>
    <w:rsid w:val="006458C0"/>
    <w:rsid w:val="00645C43"/>
    <w:rsid w:val="00645CA9"/>
    <w:rsid w:val="00646322"/>
    <w:rsid w:val="0064661F"/>
    <w:rsid w:val="006467A4"/>
    <w:rsid w:val="00647049"/>
    <w:rsid w:val="00647616"/>
    <w:rsid w:val="00647BF5"/>
    <w:rsid w:val="00647D6E"/>
    <w:rsid w:val="00650063"/>
    <w:rsid w:val="006500EA"/>
    <w:rsid w:val="00650393"/>
    <w:rsid w:val="006504D9"/>
    <w:rsid w:val="00650783"/>
    <w:rsid w:val="006507E3"/>
    <w:rsid w:val="0065082A"/>
    <w:rsid w:val="00650CCD"/>
    <w:rsid w:val="00651085"/>
    <w:rsid w:val="00651244"/>
    <w:rsid w:val="006512E4"/>
    <w:rsid w:val="00651464"/>
    <w:rsid w:val="006519FA"/>
    <w:rsid w:val="00651AD3"/>
    <w:rsid w:val="0065245B"/>
    <w:rsid w:val="00652B9B"/>
    <w:rsid w:val="00653404"/>
    <w:rsid w:val="006548ED"/>
    <w:rsid w:val="00654A26"/>
    <w:rsid w:val="00654CAC"/>
    <w:rsid w:val="00654E5C"/>
    <w:rsid w:val="00655036"/>
    <w:rsid w:val="00655143"/>
    <w:rsid w:val="0065582B"/>
    <w:rsid w:val="00655DBE"/>
    <w:rsid w:val="00655DC8"/>
    <w:rsid w:val="00655DF8"/>
    <w:rsid w:val="00655E6C"/>
    <w:rsid w:val="00656156"/>
    <w:rsid w:val="00656406"/>
    <w:rsid w:val="006571D7"/>
    <w:rsid w:val="0065763C"/>
    <w:rsid w:val="00657726"/>
    <w:rsid w:val="00657E53"/>
    <w:rsid w:val="00657EAF"/>
    <w:rsid w:val="00660201"/>
    <w:rsid w:val="00660916"/>
    <w:rsid w:val="00660C19"/>
    <w:rsid w:val="00660C1C"/>
    <w:rsid w:val="00660DE8"/>
    <w:rsid w:val="00661BBB"/>
    <w:rsid w:val="0066232D"/>
    <w:rsid w:val="00662A90"/>
    <w:rsid w:val="00662AA0"/>
    <w:rsid w:val="00662D5C"/>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43C"/>
    <w:rsid w:val="00666AAC"/>
    <w:rsid w:val="00666AE4"/>
    <w:rsid w:val="00666D1F"/>
    <w:rsid w:val="00666E30"/>
    <w:rsid w:val="00666F19"/>
    <w:rsid w:val="0066765D"/>
    <w:rsid w:val="00667D81"/>
    <w:rsid w:val="00667FC1"/>
    <w:rsid w:val="006701C5"/>
    <w:rsid w:val="00670412"/>
    <w:rsid w:val="006704DB"/>
    <w:rsid w:val="00670556"/>
    <w:rsid w:val="0067069F"/>
    <w:rsid w:val="00670BF6"/>
    <w:rsid w:val="00670C27"/>
    <w:rsid w:val="00670CE2"/>
    <w:rsid w:val="00670D32"/>
    <w:rsid w:val="006710BC"/>
    <w:rsid w:val="006715B2"/>
    <w:rsid w:val="00671629"/>
    <w:rsid w:val="006716BB"/>
    <w:rsid w:val="00671737"/>
    <w:rsid w:val="00673445"/>
    <w:rsid w:val="00673CC4"/>
    <w:rsid w:val="00673FE4"/>
    <w:rsid w:val="00675192"/>
    <w:rsid w:val="00675D9F"/>
    <w:rsid w:val="00675DBF"/>
    <w:rsid w:val="00675EE5"/>
    <w:rsid w:val="006760F6"/>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BD1"/>
    <w:rsid w:val="00680E27"/>
    <w:rsid w:val="0068119C"/>
    <w:rsid w:val="00681982"/>
    <w:rsid w:val="00681B30"/>
    <w:rsid w:val="00682015"/>
    <w:rsid w:val="006832B6"/>
    <w:rsid w:val="00683592"/>
    <w:rsid w:val="00683AC4"/>
    <w:rsid w:val="00683CC9"/>
    <w:rsid w:val="00684B97"/>
    <w:rsid w:val="00684E46"/>
    <w:rsid w:val="0068503B"/>
    <w:rsid w:val="006857BA"/>
    <w:rsid w:val="00686923"/>
    <w:rsid w:val="0068754A"/>
    <w:rsid w:val="0068775B"/>
    <w:rsid w:val="00690F92"/>
    <w:rsid w:val="006914E5"/>
    <w:rsid w:val="006915A4"/>
    <w:rsid w:val="006916AA"/>
    <w:rsid w:val="00691A55"/>
    <w:rsid w:val="00691B47"/>
    <w:rsid w:val="00691B64"/>
    <w:rsid w:val="0069211B"/>
    <w:rsid w:val="0069322F"/>
    <w:rsid w:val="00693BCC"/>
    <w:rsid w:val="00693C8D"/>
    <w:rsid w:val="00693D15"/>
    <w:rsid w:val="00693F51"/>
    <w:rsid w:val="0069407F"/>
    <w:rsid w:val="006940C5"/>
    <w:rsid w:val="006942C3"/>
    <w:rsid w:val="006943AA"/>
    <w:rsid w:val="006947A1"/>
    <w:rsid w:val="00694805"/>
    <w:rsid w:val="0069488A"/>
    <w:rsid w:val="00694C08"/>
    <w:rsid w:val="006950E0"/>
    <w:rsid w:val="00695278"/>
    <w:rsid w:val="00695A2C"/>
    <w:rsid w:val="006961D1"/>
    <w:rsid w:val="006965BF"/>
    <w:rsid w:val="00696978"/>
    <w:rsid w:val="00696A6C"/>
    <w:rsid w:val="00696C40"/>
    <w:rsid w:val="00696FA0"/>
    <w:rsid w:val="0069739C"/>
    <w:rsid w:val="00697463"/>
    <w:rsid w:val="0069786D"/>
    <w:rsid w:val="00697C4B"/>
    <w:rsid w:val="006A04D9"/>
    <w:rsid w:val="006A0DE6"/>
    <w:rsid w:val="006A10A4"/>
    <w:rsid w:val="006A1378"/>
    <w:rsid w:val="006A16B9"/>
    <w:rsid w:val="006A17E4"/>
    <w:rsid w:val="006A21F4"/>
    <w:rsid w:val="006A24AD"/>
    <w:rsid w:val="006A2D69"/>
    <w:rsid w:val="006A2E01"/>
    <w:rsid w:val="006A2EFB"/>
    <w:rsid w:val="006A2F86"/>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116"/>
    <w:rsid w:val="006A7295"/>
    <w:rsid w:val="006A7B17"/>
    <w:rsid w:val="006B045F"/>
    <w:rsid w:val="006B0E1F"/>
    <w:rsid w:val="006B1038"/>
    <w:rsid w:val="006B1061"/>
    <w:rsid w:val="006B123D"/>
    <w:rsid w:val="006B13C7"/>
    <w:rsid w:val="006B18A7"/>
    <w:rsid w:val="006B1B38"/>
    <w:rsid w:val="006B1BC4"/>
    <w:rsid w:val="006B2489"/>
    <w:rsid w:val="006B24FD"/>
    <w:rsid w:val="006B2B21"/>
    <w:rsid w:val="006B2BE5"/>
    <w:rsid w:val="006B2FCB"/>
    <w:rsid w:val="006B31A5"/>
    <w:rsid w:val="006B367B"/>
    <w:rsid w:val="006B3696"/>
    <w:rsid w:val="006B3F0D"/>
    <w:rsid w:val="006B4BF0"/>
    <w:rsid w:val="006B4E7C"/>
    <w:rsid w:val="006B4F38"/>
    <w:rsid w:val="006B4F81"/>
    <w:rsid w:val="006B60C0"/>
    <w:rsid w:val="006B650B"/>
    <w:rsid w:val="006B67B6"/>
    <w:rsid w:val="006B6B51"/>
    <w:rsid w:val="006B6DCC"/>
    <w:rsid w:val="006B6F7C"/>
    <w:rsid w:val="006B772A"/>
    <w:rsid w:val="006B78C1"/>
    <w:rsid w:val="006C04A4"/>
    <w:rsid w:val="006C0857"/>
    <w:rsid w:val="006C0F0E"/>
    <w:rsid w:val="006C1119"/>
    <w:rsid w:val="006C1917"/>
    <w:rsid w:val="006C2B7A"/>
    <w:rsid w:val="006C2EE9"/>
    <w:rsid w:val="006C325A"/>
    <w:rsid w:val="006C3372"/>
    <w:rsid w:val="006C3685"/>
    <w:rsid w:val="006C4689"/>
    <w:rsid w:val="006C4EF2"/>
    <w:rsid w:val="006C4FC0"/>
    <w:rsid w:val="006C5786"/>
    <w:rsid w:val="006C5DE9"/>
    <w:rsid w:val="006C5ED6"/>
    <w:rsid w:val="006C5FE4"/>
    <w:rsid w:val="006C6273"/>
    <w:rsid w:val="006C6779"/>
    <w:rsid w:val="006C677A"/>
    <w:rsid w:val="006C6874"/>
    <w:rsid w:val="006C6958"/>
    <w:rsid w:val="006C69DF"/>
    <w:rsid w:val="006C7390"/>
    <w:rsid w:val="006C757A"/>
    <w:rsid w:val="006C75BD"/>
    <w:rsid w:val="006D07AD"/>
    <w:rsid w:val="006D0825"/>
    <w:rsid w:val="006D0AA1"/>
    <w:rsid w:val="006D1111"/>
    <w:rsid w:val="006D1517"/>
    <w:rsid w:val="006D1EC3"/>
    <w:rsid w:val="006D2436"/>
    <w:rsid w:val="006D2ED2"/>
    <w:rsid w:val="006D3812"/>
    <w:rsid w:val="006D38B9"/>
    <w:rsid w:val="006D3A0B"/>
    <w:rsid w:val="006D3B69"/>
    <w:rsid w:val="006D425C"/>
    <w:rsid w:val="006D45AA"/>
    <w:rsid w:val="006D4843"/>
    <w:rsid w:val="006D491D"/>
    <w:rsid w:val="006D4DE7"/>
    <w:rsid w:val="006D5454"/>
    <w:rsid w:val="006D5692"/>
    <w:rsid w:val="006D6177"/>
    <w:rsid w:val="006D63C0"/>
    <w:rsid w:val="006D6933"/>
    <w:rsid w:val="006D6B17"/>
    <w:rsid w:val="006D70B1"/>
    <w:rsid w:val="006D74B2"/>
    <w:rsid w:val="006D76AD"/>
    <w:rsid w:val="006E0032"/>
    <w:rsid w:val="006E02DC"/>
    <w:rsid w:val="006E0C00"/>
    <w:rsid w:val="006E0DC8"/>
    <w:rsid w:val="006E19BE"/>
    <w:rsid w:val="006E1C65"/>
    <w:rsid w:val="006E234D"/>
    <w:rsid w:val="006E28EC"/>
    <w:rsid w:val="006E2C7A"/>
    <w:rsid w:val="006E2CE6"/>
    <w:rsid w:val="006E30BD"/>
    <w:rsid w:val="006E363E"/>
    <w:rsid w:val="006E373D"/>
    <w:rsid w:val="006E3A06"/>
    <w:rsid w:val="006E3CBC"/>
    <w:rsid w:val="006E3E33"/>
    <w:rsid w:val="006E470D"/>
    <w:rsid w:val="006E471A"/>
    <w:rsid w:val="006E5020"/>
    <w:rsid w:val="006E5081"/>
    <w:rsid w:val="006E575B"/>
    <w:rsid w:val="006E579F"/>
    <w:rsid w:val="006E61AB"/>
    <w:rsid w:val="006E62E2"/>
    <w:rsid w:val="006E6462"/>
    <w:rsid w:val="006E652B"/>
    <w:rsid w:val="006E68CC"/>
    <w:rsid w:val="006E72C1"/>
    <w:rsid w:val="006E73AC"/>
    <w:rsid w:val="006E7558"/>
    <w:rsid w:val="006F03F2"/>
    <w:rsid w:val="006F053B"/>
    <w:rsid w:val="006F0C2C"/>
    <w:rsid w:val="006F0DEB"/>
    <w:rsid w:val="006F0E96"/>
    <w:rsid w:val="006F1CAB"/>
    <w:rsid w:val="006F2930"/>
    <w:rsid w:val="006F303B"/>
    <w:rsid w:val="006F3944"/>
    <w:rsid w:val="006F5052"/>
    <w:rsid w:val="006F516C"/>
    <w:rsid w:val="006F5D60"/>
    <w:rsid w:val="006F5F51"/>
    <w:rsid w:val="006F68F2"/>
    <w:rsid w:val="006F69AC"/>
    <w:rsid w:val="006F6B99"/>
    <w:rsid w:val="006F6C50"/>
    <w:rsid w:val="006F6E3D"/>
    <w:rsid w:val="006F7186"/>
    <w:rsid w:val="006F7858"/>
    <w:rsid w:val="007005A2"/>
    <w:rsid w:val="00700BB3"/>
    <w:rsid w:val="00700F30"/>
    <w:rsid w:val="00701036"/>
    <w:rsid w:val="0070125B"/>
    <w:rsid w:val="00701F0F"/>
    <w:rsid w:val="007021F5"/>
    <w:rsid w:val="00702296"/>
    <w:rsid w:val="007026C7"/>
    <w:rsid w:val="007027B5"/>
    <w:rsid w:val="00702A24"/>
    <w:rsid w:val="00702AE1"/>
    <w:rsid w:val="00702CEB"/>
    <w:rsid w:val="00702E2F"/>
    <w:rsid w:val="007034D6"/>
    <w:rsid w:val="0070387E"/>
    <w:rsid w:val="00703C96"/>
    <w:rsid w:val="00703FA9"/>
    <w:rsid w:val="00704497"/>
    <w:rsid w:val="00704647"/>
    <w:rsid w:val="00704967"/>
    <w:rsid w:val="00704B1D"/>
    <w:rsid w:val="00705053"/>
    <w:rsid w:val="007053FC"/>
    <w:rsid w:val="00705B24"/>
    <w:rsid w:val="00705FF6"/>
    <w:rsid w:val="007066C8"/>
    <w:rsid w:val="00706C5E"/>
    <w:rsid w:val="00706E15"/>
    <w:rsid w:val="007071AF"/>
    <w:rsid w:val="00707221"/>
    <w:rsid w:val="007074C2"/>
    <w:rsid w:val="007074F5"/>
    <w:rsid w:val="007079FB"/>
    <w:rsid w:val="00707BD4"/>
    <w:rsid w:val="00707C9E"/>
    <w:rsid w:val="007103A3"/>
    <w:rsid w:val="00710727"/>
    <w:rsid w:val="00710E76"/>
    <w:rsid w:val="00710EA3"/>
    <w:rsid w:val="0071108C"/>
    <w:rsid w:val="007112E6"/>
    <w:rsid w:val="00711512"/>
    <w:rsid w:val="007116F2"/>
    <w:rsid w:val="00711BD5"/>
    <w:rsid w:val="00712C5D"/>
    <w:rsid w:val="00712C67"/>
    <w:rsid w:val="00712F86"/>
    <w:rsid w:val="00713328"/>
    <w:rsid w:val="007135B9"/>
    <w:rsid w:val="00713868"/>
    <w:rsid w:val="00713C5F"/>
    <w:rsid w:val="007140B1"/>
    <w:rsid w:val="007144E3"/>
    <w:rsid w:val="007147E3"/>
    <w:rsid w:val="00715088"/>
    <w:rsid w:val="007151BA"/>
    <w:rsid w:val="0071554B"/>
    <w:rsid w:val="00717046"/>
    <w:rsid w:val="0071722F"/>
    <w:rsid w:val="00717E7D"/>
    <w:rsid w:val="00717FC0"/>
    <w:rsid w:val="00720A1E"/>
    <w:rsid w:val="00720F9C"/>
    <w:rsid w:val="00720FFC"/>
    <w:rsid w:val="00721B20"/>
    <w:rsid w:val="00721CED"/>
    <w:rsid w:val="00722050"/>
    <w:rsid w:val="0072237F"/>
    <w:rsid w:val="0072246E"/>
    <w:rsid w:val="00722A03"/>
    <w:rsid w:val="00722FB6"/>
    <w:rsid w:val="00723114"/>
    <w:rsid w:val="00723424"/>
    <w:rsid w:val="00723D53"/>
    <w:rsid w:val="007246D6"/>
    <w:rsid w:val="007248E2"/>
    <w:rsid w:val="00724A8C"/>
    <w:rsid w:val="00724E3B"/>
    <w:rsid w:val="00725009"/>
    <w:rsid w:val="00725058"/>
    <w:rsid w:val="00725064"/>
    <w:rsid w:val="00726564"/>
    <w:rsid w:val="007268FD"/>
    <w:rsid w:val="00726B16"/>
    <w:rsid w:val="00727745"/>
    <w:rsid w:val="0072775C"/>
    <w:rsid w:val="00727A97"/>
    <w:rsid w:val="00727AB3"/>
    <w:rsid w:val="00727D2C"/>
    <w:rsid w:val="0073007C"/>
    <w:rsid w:val="007303EC"/>
    <w:rsid w:val="007309C1"/>
    <w:rsid w:val="00730CA8"/>
    <w:rsid w:val="007313FC"/>
    <w:rsid w:val="00731A7E"/>
    <w:rsid w:val="00731C32"/>
    <w:rsid w:val="00731D48"/>
    <w:rsid w:val="00731F2E"/>
    <w:rsid w:val="00732195"/>
    <w:rsid w:val="00732C5B"/>
    <w:rsid w:val="00733314"/>
    <w:rsid w:val="00733C9A"/>
    <w:rsid w:val="00733F4B"/>
    <w:rsid w:val="00734363"/>
    <w:rsid w:val="00734752"/>
    <w:rsid w:val="00734856"/>
    <w:rsid w:val="00734A09"/>
    <w:rsid w:val="0073542E"/>
    <w:rsid w:val="0073606F"/>
    <w:rsid w:val="007360C5"/>
    <w:rsid w:val="00736827"/>
    <w:rsid w:val="007371BE"/>
    <w:rsid w:val="007374FA"/>
    <w:rsid w:val="0073782A"/>
    <w:rsid w:val="00737AEC"/>
    <w:rsid w:val="00737C5B"/>
    <w:rsid w:val="00737D36"/>
    <w:rsid w:val="007400B5"/>
    <w:rsid w:val="00740302"/>
    <w:rsid w:val="00740342"/>
    <w:rsid w:val="00740B25"/>
    <w:rsid w:val="007411FE"/>
    <w:rsid w:val="007412F4"/>
    <w:rsid w:val="00741ACA"/>
    <w:rsid w:val="00741B58"/>
    <w:rsid w:val="00741CB3"/>
    <w:rsid w:val="00742189"/>
    <w:rsid w:val="007422F5"/>
    <w:rsid w:val="00742FF1"/>
    <w:rsid w:val="00743D49"/>
    <w:rsid w:val="00743EF1"/>
    <w:rsid w:val="00743F9C"/>
    <w:rsid w:val="0074424A"/>
    <w:rsid w:val="007442C6"/>
    <w:rsid w:val="0074449B"/>
    <w:rsid w:val="007444B3"/>
    <w:rsid w:val="00744EBF"/>
    <w:rsid w:val="00744FDF"/>
    <w:rsid w:val="007453A5"/>
    <w:rsid w:val="0074565D"/>
    <w:rsid w:val="00745A1E"/>
    <w:rsid w:val="00746598"/>
    <w:rsid w:val="00746609"/>
    <w:rsid w:val="00746FF8"/>
    <w:rsid w:val="00747219"/>
    <w:rsid w:val="007476CF"/>
    <w:rsid w:val="00747B9D"/>
    <w:rsid w:val="00747BC0"/>
    <w:rsid w:val="00747C21"/>
    <w:rsid w:val="00747CEC"/>
    <w:rsid w:val="00750592"/>
    <w:rsid w:val="00750752"/>
    <w:rsid w:val="007508BC"/>
    <w:rsid w:val="00750DFD"/>
    <w:rsid w:val="00751063"/>
    <w:rsid w:val="007510B9"/>
    <w:rsid w:val="00751B20"/>
    <w:rsid w:val="00751C6A"/>
    <w:rsid w:val="007521E6"/>
    <w:rsid w:val="007527C1"/>
    <w:rsid w:val="00752841"/>
    <w:rsid w:val="00752D27"/>
    <w:rsid w:val="00753A0D"/>
    <w:rsid w:val="0075471F"/>
    <w:rsid w:val="00754742"/>
    <w:rsid w:val="0075510A"/>
    <w:rsid w:val="0075559C"/>
    <w:rsid w:val="00755F0C"/>
    <w:rsid w:val="00756625"/>
    <w:rsid w:val="00756E49"/>
    <w:rsid w:val="0075736B"/>
    <w:rsid w:val="007575B6"/>
    <w:rsid w:val="00757FA6"/>
    <w:rsid w:val="0076022D"/>
    <w:rsid w:val="00760484"/>
    <w:rsid w:val="007608A8"/>
    <w:rsid w:val="00760B34"/>
    <w:rsid w:val="00760BC3"/>
    <w:rsid w:val="00760DC5"/>
    <w:rsid w:val="00760E3F"/>
    <w:rsid w:val="00761884"/>
    <w:rsid w:val="007619DC"/>
    <w:rsid w:val="00761CD7"/>
    <w:rsid w:val="0076209D"/>
    <w:rsid w:val="00762408"/>
    <w:rsid w:val="0076287C"/>
    <w:rsid w:val="007628CD"/>
    <w:rsid w:val="00763D00"/>
    <w:rsid w:val="007640B2"/>
    <w:rsid w:val="007642B7"/>
    <w:rsid w:val="0076458B"/>
    <w:rsid w:val="007649E2"/>
    <w:rsid w:val="00764C4A"/>
    <w:rsid w:val="00765545"/>
    <w:rsid w:val="00765D91"/>
    <w:rsid w:val="00765EDC"/>
    <w:rsid w:val="00765FC3"/>
    <w:rsid w:val="007665A5"/>
    <w:rsid w:val="00766703"/>
    <w:rsid w:val="00766DDD"/>
    <w:rsid w:val="007670DD"/>
    <w:rsid w:val="00767502"/>
    <w:rsid w:val="00767BB4"/>
    <w:rsid w:val="007705FE"/>
    <w:rsid w:val="0077129F"/>
    <w:rsid w:val="0077141A"/>
    <w:rsid w:val="00771668"/>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3FE"/>
    <w:rsid w:val="00777BBB"/>
    <w:rsid w:val="007801F2"/>
    <w:rsid w:val="007806F9"/>
    <w:rsid w:val="00780824"/>
    <w:rsid w:val="007811DD"/>
    <w:rsid w:val="00781395"/>
    <w:rsid w:val="007814A4"/>
    <w:rsid w:val="0078165A"/>
    <w:rsid w:val="00781A00"/>
    <w:rsid w:val="00781AFC"/>
    <w:rsid w:val="00781DF1"/>
    <w:rsid w:val="00782437"/>
    <w:rsid w:val="007825FE"/>
    <w:rsid w:val="007831C4"/>
    <w:rsid w:val="007833DE"/>
    <w:rsid w:val="007835CF"/>
    <w:rsid w:val="007839E8"/>
    <w:rsid w:val="00783B13"/>
    <w:rsid w:val="00783B93"/>
    <w:rsid w:val="00783C33"/>
    <w:rsid w:val="00783E2E"/>
    <w:rsid w:val="00784A17"/>
    <w:rsid w:val="00785188"/>
    <w:rsid w:val="00785BA4"/>
    <w:rsid w:val="007862DF"/>
    <w:rsid w:val="0078728D"/>
    <w:rsid w:val="007879FE"/>
    <w:rsid w:val="007906AD"/>
    <w:rsid w:val="00790797"/>
    <w:rsid w:val="00790DBA"/>
    <w:rsid w:val="00790ECD"/>
    <w:rsid w:val="00790FC7"/>
    <w:rsid w:val="0079139B"/>
    <w:rsid w:val="007913AC"/>
    <w:rsid w:val="007913C1"/>
    <w:rsid w:val="007915E3"/>
    <w:rsid w:val="0079173C"/>
    <w:rsid w:val="00791B29"/>
    <w:rsid w:val="00791DB7"/>
    <w:rsid w:val="007924B9"/>
    <w:rsid w:val="00792674"/>
    <w:rsid w:val="00792864"/>
    <w:rsid w:val="007929FF"/>
    <w:rsid w:val="00792A76"/>
    <w:rsid w:val="00792A96"/>
    <w:rsid w:val="00793322"/>
    <w:rsid w:val="007939FA"/>
    <w:rsid w:val="00793C7C"/>
    <w:rsid w:val="00793CF4"/>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38"/>
    <w:rsid w:val="007A13DB"/>
    <w:rsid w:val="007A1667"/>
    <w:rsid w:val="007A1A99"/>
    <w:rsid w:val="007A1C19"/>
    <w:rsid w:val="007A2B08"/>
    <w:rsid w:val="007A2C47"/>
    <w:rsid w:val="007A2DC0"/>
    <w:rsid w:val="007A2FDB"/>
    <w:rsid w:val="007A3102"/>
    <w:rsid w:val="007A3251"/>
    <w:rsid w:val="007A325E"/>
    <w:rsid w:val="007A3686"/>
    <w:rsid w:val="007A3B67"/>
    <w:rsid w:val="007A44DE"/>
    <w:rsid w:val="007A46BC"/>
    <w:rsid w:val="007A4710"/>
    <w:rsid w:val="007A53C7"/>
    <w:rsid w:val="007A5607"/>
    <w:rsid w:val="007A5843"/>
    <w:rsid w:val="007A5F38"/>
    <w:rsid w:val="007A5FD2"/>
    <w:rsid w:val="007A6315"/>
    <w:rsid w:val="007A69ED"/>
    <w:rsid w:val="007A706A"/>
    <w:rsid w:val="007A761C"/>
    <w:rsid w:val="007B033B"/>
    <w:rsid w:val="007B03E6"/>
    <w:rsid w:val="007B09A0"/>
    <w:rsid w:val="007B0F26"/>
    <w:rsid w:val="007B118E"/>
    <w:rsid w:val="007B21F7"/>
    <w:rsid w:val="007B2771"/>
    <w:rsid w:val="007B307D"/>
    <w:rsid w:val="007B3513"/>
    <w:rsid w:val="007B3AFD"/>
    <w:rsid w:val="007B3F0F"/>
    <w:rsid w:val="007B463B"/>
    <w:rsid w:val="007B50AA"/>
    <w:rsid w:val="007B550C"/>
    <w:rsid w:val="007B56C3"/>
    <w:rsid w:val="007B5CD0"/>
    <w:rsid w:val="007B66BA"/>
    <w:rsid w:val="007B70EC"/>
    <w:rsid w:val="007B773E"/>
    <w:rsid w:val="007C05EC"/>
    <w:rsid w:val="007C0CEF"/>
    <w:rsid w:val="007C0D61"/>
    <w:rsid w:val="007C114F"/>
    <w:rsid w:val="007C1E56"/>
    <w:rsid w:val="007C1F9A"/>
    <w:rsid w:val="007C2189"/>
    <w:rsid w:val="007C242E"/>
    <w:rsid w:val="007C295B"/>
    <w:rsid w:val="007C3F31"/>
    <w:rsid w:val="007C4389"/>
    <w:rsid w:val="007C4397"/>
    <w:rsid w:val="007C47F4"/>
    <w:rsid w:val="007C52F9"/>
    <w:rsid w:val="007C56DE"/>
    <w:rsid w:val="007C59E6"/>
    <w:rsid w:val="007C5D0B"/>
    <w:rsid w:val="007C5E8C"/>
    <w:rsid w:val="007C60FA"/>
    <w:rsid w:val="007C6390"/>
    <w:rsid w:val="007C662E"/>
    <w:rsid w:val="007C6D50"/>
    <w:rsid w:val="007C77A4"/>
    <w:rsid w:val="007C7DB2"/>
    <w:rsid w:val="007D0528"/>
    <w:rsid w:val="007D0561"/>
    <w:rsid w:val="007D0CE4"/>
    <w:rsid w:val="007D0FD6"/>
    <w:rsid w:val="007D116D"/>
    <w:rsid w:val="007D1E0D"/>
    <w:rsid w:val="007D217C"/>
    <w:rsid w:val="007D23EF"/>
    <w:rsid w:val="007D2721"/>
    <w:rsid w:val="007D2D30"/>
    <w:rsid w:val="007D390E"/>
    <w:rsid w:val="007D3B33"/>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58F"/>
    <w:rsid w:val="007D664C"/>
    <w:rsid w:val="007D691F"/>
    <w:rsid w:val="007D6AB2"/>
    <w:rsid w:val="007D7180"/>
    <w:rsid w:val="007D774A"/>
    <w:rsid w:val="007D7C96"/>
    <w:rsid w:val="007E015B"/>
    <w:rsid w:val="007E03F7"/>
    <w:rsid w:val="007E05F5"/>
    <w:rsid w:val="007E0A0D"/>
    <w:rsid w:val="007E0B72"/>
    <w:rsid w:val="007E0E5F"/>
    <w:rsid w:val="007E1359"/>
    <w:rsid w:val="007E1539"/>
    <w:rsid w:val="007E1845"/>
    <w:rsid w:val="007E18D8"/>
    <w:rsid w:val="007E1BBA"/>
    <w:rsid w:val="007E3557"/>
    <w:rsid w:val="007E35F5"/>
    <w:rsid w:val="007E3979"/>
    <w:rsid w:val="007E3BBC"/>
    <w:rsid w:val="007E3E56"/>
    <w:rsid w:val="007E40B7"/>
    <w:rsid w:val="007E415F"/>
    <w:rsid w:val="007E4380"/>
    <w:rsid w:val="007E4497"/>
    <w:rsid w:val="007E4552"/>
    <w:rsid w:val="007E47BD"/>
    <w:rsid w:val="007E48A5"/>
    <w:rsid w:val="007E4AEF"/>
    <w:rsid w:val="007E4CF5"/>
    <w:rsid w:val="007E6284"/>
    <w:rsid w:val="007E65EF"/>
    <w:rsid w:val="007E66B9"/>
    <w:rsid w:val="007E6702"/>
    <w:rsid w:val="007E68A8"/>
    <w:rsid w:val="007E6976"/>
    <w:rsid w:val="007E6B77"/>
    <w:rsid w:val="007E6BD3"/>
    <w:rsid w:val="007E6CDA"/>
    <w:rsid w:val="007E6D3D"/>
    <w:rsid w:val="007E6D41"/>
    <w:rsid w:val="007E6F34"/>
    <w:rsid w:val="007E7263"/>
    <w:rsid w:val="007E731F"/>
    <w:rsid w:val="007E749F"/>
    <w:rsid w:val="007E7C12"/>
    <w:rsid w:val="007E7C7A"/>
    <w:rsid w:val="007E7E50"/>
    <w:rsid w:val="007F0312"/>
    <w:rsid w:val="007F0544"/>
    <w:rsid w:val="007F07A0"/>
    <w:rsid w:val="007F084C"/>
    <w:rsid w:val="007F0C7A"/>
    <w:rsid w:val="007F1690"/>
    <w:rsid w:val="007F1B6D"/>
    <w:rsid w:val="007F2181"/>
    <w:rsid w:val="007F2AD1"/>
    <w:rsid w:val="007F32DD"/>
    <w:rsid w:val="007F37AA"/>
    <w:rsid w:val="007F4151"/>
    <w:rsid w:val="007F4207"/>
    <w:rsid w:val="007F42BD"/>
    <w:rsid w:val="007F45C4"/>
    <w:rsid w:val="007F45DC"/>
    <w:rsid w:val="007F4640"/>
    <w:rsid w:val="007F469B"/>
    <w:rsid w:val="007F47EE"/>
    <w:rsid w:val="007F5112"/>
    <w:rsid w:val="007F54D8"/>
    <w:rsid w:val="007F5662"/>
    <w:rsid w:val="007F568F"/>
    <w:rsid w:val="007F56B7"/>
    <w:rsid w:val="007F5B0A"/>
    <w:rsid w:val="007F5D74"/>
    <w:rsid w:val="007F61EB"/>
    <w:rsid w:val="007F6BC4"/>
    <w:rsid w:val="007F6BCB"/>
    <w:rsid w:val="007F6D95"/>
    <w:rsid w:val="007F6F80"/>
    <w:rsid w:val="007F6F91"/>
    <w:rsid w:val="007F729A"/>
    <w:rsid w:val="007F777F"/>
    <w:rsid w:val="00800268"/>
    <w:rsid w:val="008002D4"/>
    <w:rsid w:val="0080087A"/>
    <w:rsid w:val="008008FD"/>
    <w:rsid w:val="00801A38"/>
    <w:rsid w:val="00801EBC"/>
    <w:rsid w:val="0080200D"/>
    <w:rsid w:val="00802049"/>
    <w:rsid w:val="00802397"/>
    <w:rsid w:val="008023AE"/>
    <w:rsid w:val="008024A7"/>
    <w:rsid w:val="008024F0"/>
    <w:rsid w:val="00802732"/>
    <w:rsid w:val="00802D47"/>
    <w:rsid w:val="00802DF8"/>
    <w:rsid w:val="0080355E"/>
    <w:rsid w:val="008039FF"/>
    <w:rsid w:val="00803B75"/>
    <w:rsid w:val="00803D19"/>
    <w:rsid w:val="00803F1F"/>
    <w:rsid w:val="00804207"/>
    <w:rsid w:val="00804B69"/>
    <w:rsid w:val="00804E6E"/>
    <w:rsid w:val="00804F34"/>
    <w:rsid w:val="008050AD"/>
    <w:rsid w:val="008052FD"/>
    <w:rsid w:val="0080549E"/>
    <w:rsid w:val="00805529"/>
    <w:rsid w:val="008057D9"/>
    <w:rsid w:val="00805FBC"/>
    <w:rsid w:val="0080610C"/>
    <w:rsid w:val="00806837"/>
    <w:rsid w:val="00806A8E"/>
    <w:rsid w:val="008073C8"/>
    <w:rsid w:val="00807C98"/>
    <w:rsid w:val="00807EE6"/>
    <w:rsid w:val="008104C0"/>
    <w:rsid w:val="00810532"/>
    <w:rsid w:val="00810A03"/>
    <w:rsid w:val="0081161E"/>
    <w:rsid w:val="00811E0C"/>
    <w:rsid w:val="00811EF5"/>
    <w:rsid w:val="0081206A"/>
    <w:rsid w:val="00812676"/>
    <w:rsid w:val="0081288B"/>
    <w:rsid w:val="0081293D"/>
    <w:rsid w:val="00814032"/>
    <w:rsid w:val="00814F2C"/>
    <w:rsid w:val="0081501A"/>
    <w:rsid w:val="00815206"/>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2EA"/>
    <w:rsid w:val="008224AA"/>
    <w:rsid w:val="008224E7"/>
    <w:rsid w:val="00822816"/>
    <w:rsid w:val="0082282B"/>
    <w:rsid w:val="00823157"/>
    <w:rsid w:val="008235BA"/>
    <w:rsid w:val="00824956"/>
    <w:rsid w:val="008249D5"/>
    <w:rsid w:val="00824F1E"/>
    <w:rsid w:val="00824F82"/>
    <w:rsid w:val="00825254"/>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C9F"/>
    <w:rsid w:val="00830FF4"/>
    <w:rsid w:val="0083156B"/>
    <w:rsid w:val="0083169F"/>
    <w:rsid w:val="008317A1"/>
    <w:rsid w:val="008319B7"/>
    <w:rsid w:val="00831A30"/>
    <w:rsid w:val="00831A6A"/>
    <w:rsid w:val="00831C08"/>
    <w:rsid w:val="0083255F"/>
    <w:rsid w:val="00833228"/>
    <w:rsid w:val="008336AD"/>
    <w:rsid w:val="00835B81"/>
    <w:rsid w:val="00836599"/>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B1F"/>
    <w:rsid w:val="00843D4D"/>
    <w:rsid w:val="00844405"/>
    <w:rsid w:val="0084445B"/>
    <w:rsid w:val="00844BEF"/>
    <w:rsid w:val="00844E4A"/>
    <w:rsid w:val="00844FBC"/>
    <w:rsid w:val="0084505B"/>
    <w:rsid w:val="00845E80"/>
    <w:rsid w:val="00846421"/>
    <w:rsid w:val="0084660D"/>
    <w:rsid w:val="0084726D"/>
    <w:rsid w:val="00847400"/>
    <w:rsid w:val="008476A1"/>
    <w:rsid w:val="00847D64"/>
    <w:rsid w:val="00847DC0"/>
    <w:rsid w:val="00850052"/>
    <w:rsid w:val="00850221"/>
    <w:rsid w:val="00850257"/>
    <w:rsid w:val="00850524"/>
    <w:rsid w:val="00851EB7"/>
    <w:rsid w:val="00851F1D"/>
    <w:rsid w:val="008526DD"/>
    <w:rsid w:val="00852B63"/>
    <w:rsid w:val="00853F96"/>
    <w:rsid w:val="00854168"/>
    <w:rsid w:val="008543F3"/>
    <w:rsid w:val="00855502"/>
    <w:rsid w:val="0085581F"/>
    <w:rsid w:val="00855D2E"/>
    <w:rsid w:val="00855DF7"/>
    <w:rsid w:val="00855EE6"/>
    <w:rsid w:val="00855F2D"/>
    <w:rsid w:val="00856368"/>
    <w:rsid w:val="00856868"/>
    <w:rsid w:val="0085720A"/>
    <w:rsid w:val="00857B33"/>
    <w:rsid w:val="0086046A"/>
    <w:rsid w:val="00860885"/>
    <w:rsid w:val="00860A45"/>
    <w:rsid w:val="00860AF7"/>
    <w:rsid w:val="00860D85"/>
    <w:rsid w:val="008610D4"/>
    <w:rsid w:val="00861F83"/>
    <w:rsid w:val="00861FEA"/>
    <w:rsid w:val="008636A5"/>
    <w:rsid w:val="00863CF2"/>
    <w:rsid w:val="00863E33"/>
    <w:rsid w:val="00863F65"/>
    <w:rsid w:val="00863F70"/>
    <w:rsid w:val="008644B4"/>
    <w:rsid w:val="00864B50"/>
    <w:rsid w:val="00864F43"/>
    <w:rsid w:val="00865532"/>
    <w:rsid w:val="00865667"/>
    <w:rsid w:val="00865B0F"/>
    <w:rsid w:val="00865DC1"/>
    <w:rsid w:val="00866586"/>
    <w:rsid w:val="00866818"/>
    <w:rsid w:val="00866F89"/>
    <w:rsid w:val="00867442"/>
    <w:rsid w:val="008703DC"/>
    <w:rsid w:val="00870CA8"/>
    <w:rsid w:val="00871101"/>
    <w:rsid w:val="00871178"/>
    <w:rsid w:val="00871BE7"/>
    <w:rsid w:val="0087219F"/>
    <w:rsid w:val="008721DC"/>
    <w:rsid w:val="00872C12"/>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0BFE"/>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677"/>
    <w:rsid w:val="008857F1"/>
    <w:rsid w:val="00885831"/>
    <w:rsid w:val="00885BD2"/>
    <w:rsid w:val="00885D22"/>
    <w:rsid w:val="00885D97"/>
    <w:rsid w:val="00885E90"/>
    <w:rsid w:val="00886380"/>
    <w:rsid w:val="00887137"/>
    <w:rsid w:val="00887D70"/>
    <w:rsid w:val="00887FD8"/>
    <w:rsid w:val="00890297"/>
    <w:rsid w:val="008902FC"/>
    <w:rsid w:val="00890426"/>
    <w:rsid w:val="008911DA"/>
    <w:rsid w:val="0089120D"/>
    <w:rsid w:val="00891623"/>
    <w:rsid w:val="0089169F"/>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3BF"/>
    <w:rsid w:val="0089674F"/>
    <w:rsid w:val="0089724E"/>
    <w:rsid w:val="008977C3"/>
    <w:rsid w:val="008A00F9"/>
    <w:rsid w:val="008A08C8"/>
    <w:rsid w:val="008A0DF7"/>
    <w:rsid w:val="008A0F06"/>
    <w:rsid w:val="008A1795"/>
    <w:rsid w:val="008A1D36"/>
    <w:rsid w:val="008A267E"/>
    <w:rsid w:val="008A29D4"/>
    <w:rsid w:val="008A38AE"/>
    <w:rsid w:val="008A3F11"/>
    <w:rsid w:val="008A4AEE"/>
    <w:rsid w:val="008A4C38"/>
    <w:rsid w:val="008A5018"/>
    <w:rsid w:val="008A58E8"/>
    <w:rsid w:val="008A5A8D"/>
    <w:rsid w:val="008A5C97"/>
    <w:rsid w:val="008A603F"/>
    <w:rsid w:val="008A605A"/>
    <w:rsid w:val="008A636E"/>
    <w:rsid w:val="008A6ADE"/>
    <w:rsid w:val="008A7245"/>
    <w:rsid w:val="008A7C73"/>
    <w:rsid w:val="008A7CEE"/>
    <w:rsid w:val="008B09C8"/>
    <w:rsid w:val="008B10F1"/>
    <w:rsid w:val="008B13A7"/>
    <w:rsid w:val="008B1A85"/>
    <w:rsid w:val="008B26D7"/>
    <w:rsid w:val="008B2B97"/>
    <w:rsid w:val="008B2C76"/>
    <w:rsid w:val="008B3318"/>
    <w:rsid w:val="008B33A1"/>
    <w:rsid w:val="008B374C"/>
    <w:rsid w:val="008B3C15"/>
    <w:rsid w:val="008B3C36"/>
    <w:rsid w:val="008B4539"/>
    <w:rsid w:val="008B4F28"/>
    <w:rsid w:val="008B5D88"/>
    <w:rsid w:val="008B62C4"/>
    <w:rsid w:val="008B6679"/>
    <w:rsid w:val="008B6FAA"/>
    <w:rsid w:val="008B71CD"/>
    <w:rsid w:val="008B77DF"/>
    <w:rsid w:val="008B7D20"/>
    <w:rsid w:val="008B7E92"/>
    <w:rsid w:val="008B7F0B"/>
    <w:rsid w:val="008C0214"/>
    <w:rsid w:val="008C072B"/>
    <w:rsid w:val="008C080E"/>
    <w:rsid w:val="008C0E65"/>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91F"/>
    <w:rsid w:val="008C4920"/>
    <w:rsid w:val="008C4AC9"/>
    <w:rsid w:val="008C4C51"/>
    <w:rsid w:val="008C532A"/>
    <w:rsid w:val="008C5378"/>
    <w:rsid w:val="008C59DC"/>
    <w:rsid w:val="008C5C5B"/>
    <w:rsid w:val="008C5D04"/>
    <w:rsid w:val="008C6431"/>
    <w:rsid w:val="008C64D2"/>
    <w:rsid w:val="008C6B80"/>
    <w:rsid w:val="008C7123"/>
    <w:rsid w:val="008C7A07"/>
    <w:rsid w:val="008D0007"/>
    <w:rsid w:val="008D0064"/>
    <w:rsid w:val="008D02AD"/>
    <w:rsid w:val="008D0931"/>
    <w:rsid w:val="008D09AE"/>
    <w:rsid w:val="008D0DF3"/>
    <w:rsid w:val="008D1B91"/>
    <w:rsid w:val="008D2CBC"/>
    <w:rsid w:val="008D2DFB"/>
    <w:rsid w:val="008D2F2D"/>
    <w:rsid w:val="008D2F75"/>
    <w:rsid w:val="008D2FD5"/>
    <w:rsid w:val="008D3515"/>
    <w:rsid w:val="008D3EAE"/>
    <w:rsid w:val="008D42E2"/>
    <w:rsid w:val="008D44F7"/>
    <w:rsid w:val="008D4A59"/>
    <w:rsid w:val="008D4CDD"/>
    <w:rsid w:val="008D4D2E"/>
    <w:rsid w:val="008D4EE6"/>
    <w:rsid w:val="008D54B7"/>
    <w:rsid w:val="008D5A73"/>
    <w:rsid w:val="008D5CFF"/>
    <w:rsid w:val="008D5F29"/>
    <w:rsid w:val="008D61D1"/>
    <w:rsid w:val="008D6257"/>
    <w:rsid w:val="008D64B4"/>
    <w:rsid w:val="008D659E"/>
    <w:rsid w:val="008D6FF8"/>
    <w:rsid w:val="008D775A"/>
    <w:rsid w:val="008D779F"/>
    <w:rsid w:val="008D7943"/>
    <w:rsid w:val="008D7B22"/>
    <w:rsid w:val="008E0036"/>
    <w:rsid w:val="008E00B0"/>
    <w:rsid w:val="008E06C8"/>
    <w:rsid w:val="008E08AC"/>
    <w:rsid w:val="008E0D36"/>
    <w:rsid w:val="008E0DD4"/>
    <w:rsid w:val="008E0FCA"/>
    <w:rsid w:val="008E1238"/>
    <w:rsid w:val="008E13C0"/>
    <w:rsid w:val="008E13D2"/>
    <w:rsid w:val="008E1404"/>
    <w:rsid w:val="008E1CCC"/>
    <w:rsid w:val="008E1E68"/>
    <w:rsid w:val="008E1EC1"/>
    <w:rsid w:val="008E27FA"/>
    <w:rsid w:val="008E2800"/>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57FD"/>
    <w:rsid w:val="008E64EC"/>
    <w:rsid w:val="008E6A52"/>
    <w:rsid w:val="008E6A80"/>
    <w:rsid w:val="008E6BF0"/>
    <w:rsid w:val="008E6DEC"/>
    <w:rsid w:val="008E7086"/>
    <w:rsid w:val="008E71C7"/>
    <w:rsid w:val="008E7383"/>
    <w:rsid w:val="008E7AD5"/>
    <w:rsid w:val="008F03B0"/>
    <w:rsid w:val="008F042F"/>
    <w:rsid w:val="008F09C6"/>
    <w:rsid w:val="008F0BAC"/>
    <w:rsid w:val="008F11B3"/>
    <w:rsid w:val="008F1BD1"/>
    <w:rsid w:val="008F1BE1"/>
    <w:rsid w:val="008F1D48"/>
    <w:rsid w:val="008F20D8"/>
    <w:rsid w:val="008F2262"/>
    <w:rsid w:val="008F270B"/>
    <w:rsid w:val="008F2833"/>
    <w:rsid w:val="008F2B02"/>
    <w:rsid w:val="008F3778"/>
    <w:rsid w:val="008F4D30"/>
    <w:rsid w:val="008F4DB6"/>
    <w:rsid w:val="008F4F40"/>
    <w:rsid w:val="008F54F5"/>
    <w:rsid w:val="008F61CE"/>
    <w:rsid w:val="008F6253"/>
    <w:rsid w:val="008F6BE1"/>
    <w:rsid w:val="008F76B1"/>
    <w:rsid w:val="008F79AE"/>
    <w:rsid w:val="008F7CA2"/>
    <w:rsid w:val="008F7EC7"/>
    <w:rsid w:val="00900004"/>
    <w:rsid w:val="00900ABA"/>
    <w:rsid w:val="009017CE"/>
    <w:rsid w:val="00901819"/>
    <w:rsid w:val="00901B90"/>
    <w:rsid w:val="00901F30"/>
    <w:rsid w:val="00902EC2"/>
    <w:rsid w:val="0090322B"/>
    <w:rsid w:val="00903673"/>
    <w:rsid w:val="00903E3D"/>
    <w:rsid w:val="00904662"/>
    <w:rsid w:val="00904981"/>
    <w:rsid w:val="009049E7"/>
    <w:rsid w:val="009049EE"/>
    <w:rsid w:val="0090510C"/>
    <w:rsid w:val="00905183"/>
    <w:rsid w:val="0090531C"/>
    <w:rsid w:val="0090582A"/>
    <w:rsid w:val="00905C40"/>
    <w:rsid w:val="00905E9F"/>
    <w:rsid w:val="00905F3C"/>
    <w:rsid w:val="00906075"/>
    <w:rsid w:val="009065A9"/>
    <w:rsid w:val="009067C1"/>
    <w:rsid w:val="00906814"/>
    <w:rsid w:val="00906921"/>
    <w:rsid w:val="009069A5"/>
    <w:rsid w:val="00907130"/>
    <w:rsid w:val="009078A1"/>
    <w:rsid w:val="00907C7C"/>
    <w:rsid w:val="00907E4A"/>
    <w:rsid w:val="009101BB"/>
    <w:rsid w:val="00910207"/>
    <w:rsid w:val="00910DE0"/>
    <w:rsid w:val="00910F1D"/>
    <w:rsid w:val="00911180"/>
    <w:rsid w:val="00911329"/>
    <w:rsid w:val="00911498"/>
    <w:rsid w:val="009114CC"/>
    <w:rsid w:val="00911654"/>
    <w:rsid w:val="00911AFB"/>
    <w:rsid w:val="00911BA1"/>
    <w:rsid w:val="00911EA7"/>
    <w:rsid w:val="00912B7E"/>
    <w:rsid w:val="00912C9C"/>
    <w:rsid w:val="00912D8E"/>
    <w:rsid w:val="00912DC5"/>
    <w:rsid w:val="00912E3C"/>
    <w:rsid w:val="00912F95"/>
    <w:rsid w:val="009134C6"/>
    <w:rsid w:val="00913AAA"/>
    <w:rsid w:val="009143C1"/>
    <w:rsid w:val="009144F5"/>
    <w:rsid w:val="00914B6D"/>
    <w:rsid w:val="00914BEE"/>
    <w:rsid w:val="00915423"/>
    <w:rsid w:val="009157E5"/>
    <w:rsid w:val="00915A97"/>
    <w:rsid w:val="00915C5E"/>
    <w:rsid w:val="00916A9B"/>
    <w:rsid w:val="00917333"/>
    <w:rsid w:val="009173F1"/>
    <w:rsid w:val="00917465"/>
    <w:rsid w:val="00917960"/>
    <w:rsid w:val="00917E68"/>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692E"/>
    <w:rsid w:val="009273F7"/>
    <w:rsid w:val="00927A2D"/>
    <w:rsid w:val="00927FA1"/>
    <w:rsid w:val="00930BE4"/>
    <w:rsid w:val="00930CEF"/>
    <w:rsid w:val="00930EB2"/>
    <w:rsid w:val="00931193"/>
    <w:rsid w:val="00931984"/>
    <w:rsid w:val="00931A33"/>
    <w:rsid w:val="00931D2D"/>
    <w:rsid w:val="00932274"/>
    <w:rsid w:val="00932D5D"/>
    <w:rsid w:val="00932EE3"/>
    <w:rsid w:val="00933051"/>
    <w:rsid w:val="00933ABA"/>
    <w:rsid w:val="00933DBE"/>
    <w:rsid w:val="009341FA"/>
    <w:rsid w:val="009346DF"/>
    <w:rsid w:val="0093546D"/>
    <w:rsid w:val="0093564B"/>
    <w:rsid w:val="00935CAD"/>
    <w:rsid w:val="00935ED2"/>
    <w:rsid w:val="009361F2"/>
    <w:rsid w:val="00936C32"/>
    <w:rsid w:val="00936DB4"/>
    <w:rsid w:val="009375EE"/>
    <w:rsid w:val="00937AED"/>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4A"/>
    <w:rsid w:val="009438FC"/>
    <w:rsid w:val="00943B5D"/>
    <w:rsid w:val="00943B6E"/>
    <w:rsid w:val="00943B7F"/>
    <w:rsid w:val="00944092"/>
    <w:rsid w:val="00944307"/>
    <w:rsid w:val="00944B22"/>
    <w:rsid w:val="00944D3D"/>
    <w:rsid w:val="00944DE7"/>
    <w:rsid w:val="00945052"/>
    <w:rsid w:val="00945222"/>
    <w:rsid w:val="009457A9"/>
    <w:rsid w:val="00945856"/>
    <w:rsid w:val="009459C0"/>
    <w:rsid w:val="00945B7A"/>
    <w:rsid w:val="00945EC7"/>
    <w:rsid w:val="009463BF"/>
    <w:rsid w:val="009464D0"/>
    <w:rsid w:val="00946C84"/>
    <w:rsid w:val="00946F5A"/>
    <w:rsid w:val="00946F96"/>
    <w:rsid w:val="00947129"/>
    <w:rsid w:val="0094782B"/>
    <w:rsid w:val="00947E26"/>
    <w:rsid w:val="00950198"/>
    <w:rsid w:val="009506B1"/>
    <w:rsid w:val="00950D8E"/>
    <w:rsid w:val="00950F6B"/>
    <w:rsid w:val="009510E1"/>
    <w:rsid w:val="009512E7"/>
    <w:rsid w:val="00951629"/>
    <w:rsid w:val="009517D3"/>
    <w:rsid w:val="00951BFA"/>
    <w:rsid w:val="00951C24"/>
    <w:rsid w:val="00951E45"/>
    <w:rsid w:val="00952070"/>
    <w:rsid w:val="009522D6"/>
    <w:rsid w:val="00953D4B"/>
    <w:rsid w:val="00953FA5"/>
    <w:rsid w:val="00954C20"/>
    <w:rsid w:val="00954C3F"/>
    <w:rsid w:val="00954E4D"/>
    <w:rsid w:val="009552D4"/>
    <w:rsid w:val="009560B9"/>
    <w:rsid w:val="00956A8F"/>
    <w:rsid w:val="009577C8"/>
    <w:rsid w:val="00957DFC"/>
    <w:rsid w:val="00957F44"/>
    <w:rsid w:val="00960041"/>
    <w:rsid w:val="00960361"/>
    <w:rsid w:val="00960672"/>
    <w:rsid w:val="00960880"/>
    <w:rsid w:val="00960F87"/>
    <w:rsid w:val="0096113B"/>
    <w:rsid w:val="00961726"/>
    <w:rsid w:val="00961ACB"/>
    <w:rsid w:val="00961E0D"/>
    <w:rsid w:val="00962B98"/>
    <w:rsid w:val="00963032"/>
    <w:rsid w:val="009633CC"/>
    <w:rsid w:val="0096341C"/>
    <w:rsid w:val="009639C7"/>
    <w:rsid w:val="009639EC"/>
    <w:rsid w:val="00963C73"/>
    <w:rsid w:val="00964070"/>
    <w:rsid w:val="0096449D"/>
    <w:rsid w:val="00964CB5"/>
    <w:rsid w:val="009650AC"/>
    <w:rsid w:val="0096606A"/>
    <w:rsid w:val="0096662C"/>
    <w:rsid w:val="0096667F"/>
    <w:rsid w:val="0096737F"/>
    <w:rsid w:val="00967777"/>
    <w:rsid w:val="00967F2E"/>
    <w:rsid w:val="00967FD0"/>
    <w:rsid w:val="0097015D"/>
    <w:rsid w:val="0097023E"/>
    <w:rsid w:val="00970A29"/>
    <w:rsid w:val="00970B54"/>
    <w:rsid w:val="00970F8C"/>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110"/>
    <w:rsid w:val="00976D67"/>
    <w:rsid w:val="00976D7D"/>
    <w:rsid w:val="00976D87"/>
    <w:rsid w:val="0097755A"/>
    <w:rsid w:val="00977570"/>
    <w:rsid w:val="00980436"/>
    <w:rsid w:val="0098055C"/>
    <w:rsid w:val="00980AF7"/>
    <w:rsid w:val="00980C2C"/>
    <w:rsid w:val="009812D2"/>
    <w:rsid w:val="0098168A"/>
    <w:rsid w:val="00981713"/>
    <w:rsid w:val="0098181A"/>
    <w:rsid w:val="009818E1"/>
    <w:rsid w:val="0098199E"/>
    <w:rsid w:val="00981E9E"/>
    <w:rsid w:val="00982100"/>
    <w:rsid w:val="00982166"/>
    <w:rsid w:val="00982220"/>
    <w:rsid w:val="00982295"/>
    <w:rsid w:val="009822BB"/>
    <w:rsid w:val="0098280B"/>
    <w:rsid w:val="00982B1D"/>
    <w:rsid w:val="00982CC5"/>
    <w:rsid w:val="009833F1"/>
    <w:rsid w:val="009836C3"/>
    <w:rsid w:val="00983751"/>
    <w:rsid w:val="009838CD"/>
    <w:rsid w:val="00983CDF"/>
    <w:rsid w:val="00984188"/>
    <w:rsid w:val="00984255"/>
    <w:rsid w:val="009843CD"/>
    <w:rsid w:val="00984E6F"/>
    <w:rsid w:val="00985500"/>
    <w:rsid w:val="00985788"/>
    <w:rsid w:val="0098586E"/>
    <w:rsid w:val="00985B13"/>
    <w:rsid w:val="0098610D"/>
    <w:rsid w:val="009861CD"/>
    <w:rsid w:val="00986757"/>
    <w:rsid w:val="00987292"/>
    <w:rsid w:val="0098729C"/>
    <w:rsid w:val="009872A2"/>
    <w:rsid w:val="00987E3C"/>
    <w:rsid w:val="00987FF1"/>
    <w:rsid w:val="009900E6"/>
    <w:rsid w:val="00990101"/>
    <w:rsid w:val="00990193"/>
    <w:rsid w:val="009906E3"/>
    <w:rsid w:val="00990EBB"/>
    <w:rsid w:val="0099134D"/>
    <w:rsid w:val="00991556"/>
    <w:rsid w:val="00991BB6"/>
    <w:rsid w:val="009924DE"/>
    <w:rsid w:val="00992A38"/>
    <w:rsid w:val="00992E6B"/>
    <w:rsid w:val="00992FFF"/>
    <w:rsid w:val="00993532"/>
    <w:rsid w:val="00993A4B"/>
    <w:rsid w:val="00993B97"/>
    <w:rsid w:val="0099407A"/>
    <w:rsid w:val="0099461F"/>
    <w:rsid w:val="0099462F"/>
    <w:rsid w:val="009948C8"/>
    <w:rsid w:val="009950A6"/>
    <w:rsid w:val="0099577C"/>
    <w:rsid w:val="00995C21"/>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776"/>
    <w:rsid w:val="009A6943"/>
    <w:rsid w:val="009A6987"/>
    <w:rsid w:val="009A6B63"/>
    <w:rsid w:val="009A74C7"/>
    <w:rsid w:val="009A7802"/>
    <w:rsid w:val="009A7D53"/>
    <w:rsid w:val="009B0327"/>
    <w:rsid w:val="009B03F6"/>
    <w:rsid w:val="009B0638"/>
    <w:rsid w:val="009B0E15"/>
    <w:rsid w:val="009B1198"/>
    <w:rsid w:val="009B136D"/>
    <w:rsid w:val="009B14AB"/>
    <w:rsid w:val="009B1615"/>
    <w:rsid w:val="009B1881"/>
    <w:rsid w:val="009B1978"/>
    <w:rsid w:val="009B272C"/>
    <w:rsid w:val="009B329C"/>
    <w:rsid w:val="009B486D"/>
    <w:rsid w:val="009B4A39"/>
    <w:rsid w:val="009B4FC8"/>
    <w:rsid w:val="009B5289"/>
    <w:rsid w:val="009B53D7"/>
    <w:rsid w:val="009B573D"/>
    <w:rsid w:val="009B5768"/>
    <w:rsid w:val="009B5BB6"/>
    <w:rsid w:val="009B5E44"/>
    <w:rsid w:val="009B622F"/>
    <w:rsid w:val="009B6774"/>
    <w:rsid w:val="009B6812"/>
    <w:rsid w:val="009B697E"/>
    <w:rsid w:val="009B6CA9"/>
    <w:rsid w:val="009B6DB0"/>
    <w:rsid w:val="009B6E96"/>
    <w:rsid w:val="009B7054"/>
    <w:rsid w:val="009B71F7"/>
    <w:rsid w:val="009B72F8"/>
    <w:rsid w:val="009B7490"/>
    <w:rsid w:val="009B7A6C"/>
    <w:rsid w:val="009B7AA9"/>
    <w:rsid w:val="009B7B1D"/>
    <w:rsid w:val="009B7BA8"/>
    <w:rsid w:val="009C000D"/>
    <w:rsid w:val="009C0678"/>
    <w:rsid w:val="009C0BF3"/>
    <w:rsid w:val="009C0CB1"/>
    <w:rsid w:val="009C0CE0"/>
    <w:rsid w:val="009C0EE5"/>
    <w:rsid w:val="009C1243"/>
    <w:rsid w:val="009C14C9"/>
    <w:rsid w:val="009C1569"/>
    <w:rsid w:val="009C198D"/>
    <w:rsid w:val="009C19E4"/>
    <w:rsid w:val="009C1FF4"/>
    <w:rsid w:val="009C2404"/>
    <w:rsid w:val="009C298A"/>
    <w:rsid w:val="009C29CF"/>
    <w:rsid w:val="009C2C8D"/>
    <w:rsid w:val="009C3153"/>
    <w:rsid w:val="009C3371"/>
    <w:rsid w:val="009C3448"/>
    <w:rsid w:val="009C39AB"/>
    <w:rsid w:val="009C3BF2"/>
    <w:rsid w:val="009C3E12"/>
    <w:rsid w:val="009C3FDB"/>
    <w:rsid w:val="009C4096"/>
    <w:rsid w:val="009C41A7"/>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26F"/>
    <w:rsid w:val="009C767D"/>
    <w:rsid w:val="009C76B2"/>
    <w:rsid w:val="009C7A5D"/>
    <w:rsid w:val="009C7DE7"/>
    <w:rsid w:val="009D0B6D"/>
    <w:rsid w:val="009D0C41"/>
    <w:rsid w:val="009D0CCB"/>
    <w:rsid w:val="009D10C9"/>
    <w:rsid w:val="009D17E7"/>
    <w:rsid w:val="009D194E"/>
    <w:rsid w:val="009D25EF"/>
    <w:rsid w:val="009D2673"/>
    <w:rsid w:val="009D28D1"/>
    <w:rsid w:val="009D29F0"/>
    <w:rsid w:val="009D2CE4"/>
    <w:rsid w:val="009D2D6E"/>
    <w:rsid w:val="009D2EFE"/>
    <w:rsid w:val="009D2FD6"/>
    <w:rsid w:val="009D312A"/>
    <w:rsid w:val="009D3415"/>
    <w:rsid w:val="009D3E06"/>
    <w:rsid w:val="009D3EFF"/>
    <w:rsid w:val="009D3F92"/>
    <w:rsid w:val="009D4310"/>
    <w:rsid w:val="009D4BB0"/>
    <w:rsid w:val="009D50ED"/>
    <w:rsid w:val="009D5494"/>
    <w:rsid w:val="009D59A4"/>
    <w:rsid w:val="009D5A4F"/>
    <w:rsid w:val="009D5BA8"/>
    <w:rsid w:val="009D5CA2"/>
    <w:rsid w:val="009D5CB4"/>
    <w:rsid w:val="009D5CBB"/>
    <w:rsid w:val="009D5D3E"/>
    <w:rsid w:val="009D5F51"/>
    <w:rsid w:val="009D60E2"/>
    <w:rsid w:val="009D6EEA"/>
    <w:rsid w:val="009D761C"/>
    <w:rsid w:val="009D7B5A"/>
    <w:rsid w:val="009E0CBB"/>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27A"/>
    <w:rsid w:val="009E5B2D"/>
    <w:rsid w:val="009E62FC"/>
    <w:rsid w:val="009E6457"/>
    <w:rsid w:val="009E658E"/>
    <w:rsid w:val="009E6A01"/>
    <w:rsid w:val="009E6A64"/>
    <w:rsid w:val="009E6C17"/>
    <w:rsid w:val="009E75F5"/>
    <w:rsid w:val="009E76C7"/>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337A"/>
    <w:rsid w:val="009F3EFD"/>
    <w:rsid w:val="009F4001"/>
    <w:rsid w:val="009F43F9"/>
    <w:rsid w:val="009F4B54"/>
    <w:rsid w:val="009F4C1C"/>
    <w:rsid w:val="009F4CEB"/>
    <w:rsid w:val="009F4D38"/>
    <w:rsid w:val="009F4F95"/>
    <w:rsid w:val="009F5367"/>
    <w:rsid w:val="009F544D"/>
    <w:rsid w:val="009F586D"/>
    <w:rsid w:val="009F5EB0"/>
    <w:rsid w:val="009F634B"/>
    <w:rsid w:val="009F6D12"/>
    <w:rsid w:val="009F702B"/>
    <w:rsid w:val="009F73F3"/>
    <w:rsid w:val="009F7541"/>
    <w:rsid w:val="009F7622"/>
    <w:rsid w:val="009F796C"/>
    <w:rsid w:val="009F7C8A"/>
    <w:rsid w:val="00A0062A"/>
    <w:rsid w:val="00A00943"/>
    <w:rsid w:val="00A00A42"/>
    <w:rsid w:val="00A00BD6"/>
    <w:rsid w:val="00A00C81"/>
    <w:rsid w:val="00A00D47"/>
    <w:rsid w:val="00A00FA9"/>
    <w:rsid w:val="00A01729"/>
    <w:rsid w:val="00A01BCB"/>
    <w:rsid w:val="00A01EB2"/>
    <w:rsid w:val="00A021B2"/>
    <w:rsid w:val="00A02647"/>
    <w:rsid w:val="00A02710"/>
    <w:rsid w:val="00A02E71"/>
    <w:rsid w:val="00A02ED9"/>
    <w:rsid w:val="00A02FB6"/>
    <w:rsid w:val="00A0302B"/>
    <w:rsid w:val="00A034BF"/>
    <w:rsid w:val="00A034E3"/>
    <w:rsid w:val="00A04235"/>
    <w:rsid w:val="00A04B95"/>
    <w:rsid w:val="00A04CE7"/>
    <w:rsid w:val="00A05183"/>
    <w:rsid w:val="00A055D2"/>
    <w:rsid w:val="00A05797"/>
    <w:rsid w:val="00A05B88"/>
    <w:rsid w:val="00A05F0F"/>
    <w:rsid w:val="00A065BA"/>
    <w:rsid w:val="00A06E10"/>
    <w:rsid w:val="00A07116"/>
    <w:rsid w:val="00A074FB"/>
    <w:rsid w:val="00A07D76"/>
    <w:rsid w:val="00A10121"/>
    <w:rsid w:val="00A106C3"/>
    <w:rsid w:val="00A10783"/>
    <w:rsid w:val="00A10BE6"/>
    <w:rsid w:val="00A10F70"/>
    <w:rsid w:val="00A10F93"/>
    <w:rsid w:val="00A11164"/>
    <w:rsid w:val="00A111CF"/>
    <w:rsid w:val="00A11242"/>
    <w:rsid w:val="00A11287"/>
    <w:rsid w:val="00A114E1"/>
    <w:rsid w:val="00A115D9"/>
    <w:rsid w:val="00A1164C"/>
    <w:rsid w:val="00A11A78"/>
    <w:rsid w:val="00A11F24"/>
    <w:rsid w:val="00A128C9"/>
    <w:rsid w:val="00A12B81"/>
    <w:rsid w:val="00A12B86"/>
    <w:rsid w:val="00A13A0A"/>
    <w:rsid w:val="00A13C3A"/>
    <w:rsid w:val="00A13FF9"/>
    <w:rsid w:val="00A14ACB"/>
    <w:rsid w:val="00A15421"/>
    <w:rsid w:val="00A15493"/>
    <w:rsid w:val="00A1582C"/>
    <w:rsid w:val="00A15985"/>
    <w:rsid w:val="00A15D12"/>
    <w:rsid w:val="00A15D71"/>
    <w:rsid w:val="00A16250"/>
    <w:rsid w:val="00A1633F"/>
    <w:rsid w:val="00A1644C"/>
    <w:rsid w:val="00A16501"/>
    <w:rsid w:val="00A16506"/>
    <w:rsid w:val="00A1676B"/>
    <w:rsid w:val="00A16A53"/>
    <w:rsid w:val="00A16BED"/>
    <w:rsid w:val="00A16F8A"/>
    <w:rsid w:val="00A17529"/>
    <w:rsid w:val="00A1782E"/>
    <w:rsid w:val="00A17A25"/>
    <w:rsid w:val="00A2006D"/>
    <w:rsid w:val="00A216B2"/>
    <w:rsid w:val="00A21DC6"/>
    <w:rsid w:val="00A2266C"/>
    <w:rsid w:val="00A228A8"/>
    <w:rsid w:val="00A22BAB"/>
    <w:rsid w:val="00A22F13"/>
    <w:rsid w:val="00A2355A"/>
    <w:rsid w:val="00A23A29"/>
    <w:rsid w:val="00A23EF5"/>
    <w:rsid w:val="00A24F8B"/>
    <w:rsid w:val="00A2532A"/>
    <w:rsid w:val="00A25807"/>
    <w:rsid w:val="00A25B4A"/>
    <w:rsid w:val="00A25CAE"/>
    <w:rsid w:val="00A25D03"/>
    <w:rsid w:val="00A260A8"/>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C53"/>
    <w:rsid w:val="00A33FDC"/>
    <w:rsid w:val="00A340CC"/>
    <w:rsid w:val="00A340EF"/>
    <w:rsid w:val="00A3429B"/>
    <w:rsid w:val="00A349B3"/>
    <w:rsid w:val="00A34CB1"/>
    <w:rsid w:val="00A34E14"/>
    <w:rsid w:val="00A34EDE"/>
    <w:rsid w:val="00A350B8"/>
    <w:rsid w:val="00A354B6"/>
    <w:rsid w:val="00A35564"/>
    <w:rsid w:val="00A359F2"/>
    <w:rsid w:val="00A36511"/>
    <w:rsid w:val="00A36B7B"/>
    <w:rsid w:val="00A36FAE"/>
    <w:rsid w:val="00A37963"/>
    <w:rsid w:val="00A37C0D"/>
    <w:rsid w:val="00A40689"/>
    <w:rsid w:val="00A40BB2"/>
    <w:rsid w:val="00A40E0F"/>
    <w:rsid w:val="00A412C2"/>
    <w:rsid w:val="00A4154B"/>
    <w:rsid w:val="00A41738"/>
    <w:rsid w:val="00A41817"/>
    <w:rsid w:val="00A41847"/>
    <w:rsid w:val="00A41A30"/>
    <w:rsid w:val="00A41BCC"/>
    <w:rsid w:val="00A41D0A"/>
    <w:rsid w:val="00A41F3F"/>
    <w:rsid w:val="00A42083"/>
    <w:rsid w:val="00A427B8"/>
    <w:rsid w:val="00A429D8"/>
    <w:rsid w:val="00A42AAA"/>
    <w:rsid w:val="00A436C6"/>
    <w:rsid w:val="00A43ABA"/>
    <w:rsid w:val="00A43ED2"/>
    <w:rsid w:val="00A4451B"/>
    <w:rsid w:val="00A44563"/>
    <w:rsid w:val="00A44707"/>
    <w:rsid w:val="00A44866"/>
    <w:rsid w:val="00A4498C"/>
    <w:rsid w:val="00A449B8"/>
    <w:rsid w:val="00A44D46"/>
    <w:rsid w:val="00A44F03"/>
    <w:rsid w:val="00A44F26"/>
    <w:rsid w:val="00A45422"/>
    <w:rsid w:val="00A45525"/>
    <w:rsid w:val="00A45747"/>
    <w:rsid w:val="00A46457"/>
    <w:rsid w:val="00A46A18"/>
    <w:rsid w:val="00A46CF8"/>
    <w:rsid w:val="00A46D09"/>
    <w:rsid w:val="00A46DB3"/>
    <w:rsid w:val="00A478AF"/>
    <w:rsid w:val="00A47A49"/>
    <w:rsid w:val="00A47A73"/>
    <w:rsid w:val="00A503A4"/>
    <w:rsid w:val="00A50700"/>
    <w:rsid w:val="00A5081D"/>
    <w:rsid w:val="00A509C0"/>
    <w:rsid w:val="00A50EFD"/>
    <w:rsid w:val="00A51305"/>
    <w:rsid w:val="00A51429"/>
    <w:rsid w:val="00A5151B"/>
    <w:rsid w:val="00A515C1"/>
    <w:rsid w:val="00A519A8"/>
    <w:rsid w:val="00A51C28"/>
    <w:rsid w:val="00A5250E"/>
    <w:rsid w:val="00A53229"/>
    <w:rsid w:val="00A53F88"/>
    <w:rsid w:val="00A54A71"/>
    <w:rsid w:val="00A54AFE"/>
    <w:rsid w:val="00A54F9D"/>
    <w:rsid w:val="00A55104"/>
    <w:rsid w:val="00A55118"/>
    <w:rsid w:val="00A5520B"/>
    <w:rsid w:val="00A55222"/>
    <w:rsid w:val="00A5575A"/>
    <w:rsid w:val="00A557EB"/>
    <w:rsid w:val="00A5588A"/>
    <w:rsid w:val="00A55E73"/>
    <w:rsid w:val="00A56780"/>
    <w:rsid w:val="00A56AFF"/>
    <w:rsid w:val="00A56F43"/>
    <w:rsid w:val="00A56F74"/>
    <w:rsid w:val="00A57B58"/>
    <w:rsid w:val="00A57E5F"/>
    <w:rsid w:val="00A60481"/>
    <w:rsid w:val="00A606ED"/>
    <w:rsid w:val="00A60A67"/>
    <w:rsid w:val="00A60CDE"/>
    <w:rsid w:val="00A61746"/>
    <w:rsid w:val="00A62040"/>
    <w:rsid w:val="00A622FD"/>
    <w:rsid w:val="00A6281B"/>
    <w:rsid w:val="00A62CB3"/>
    <w:rsid w:val="00A62E5E"/>
    <w:rsid w:val="00A64392"/>
    <w:rsid w:val="00A64745"/>
    <w:rsid w:val="00A649E5"/>
    <w:rsid w:val="00A64AA9"/>
    <w:rsid w:val="00A64B96"/>
    <w:rsid w:val="00A65323"/>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421"/>
    <w:rsid w:val="00A725F9"/>
    <w:rsid w:val="00A72EE1"/>
    <w:rsid w:val="00A730A6"/>
    <w:rsid w:val="00A73548"/>
    <w:rsid w:val="00A73890"/>
    <w:rsid w:val="00A73AA8"/>
    <w:rsid w:val="00A7401A"/>
    <w:rsid w:val="00A7493D"/>
    <w:rsid w:val="00A74B05"/>
    <w:rsid w:val="00A74D54"/>
    <w:rsid w:val="00A75312"/>
    <w:rsid w:val="00A7550C"/>
    <w:rsid w:val="00A75BFD"/>
    <w:rsid w:val="00A75D0E"/>
    <w:rsid w:val="00A76415"/>
    <w:rsid w:val="00A764DA"/>
    <w:rsid w:val="00A76A5A"/>
    <w:rsid w:val="00A772FD"/>
    <w:rsid w:val="00A775B0"/>
    <w:rsid w:val="00A77658"/>
    <w:rsid w:val="00A77B52"/>
    <w:rsid w:val="00A77E6D"/>
    <w:rsid w:val="00A80367"/>
    <w:rsid w:val="00A81233"/>
    <w:rsid w:val="00A81588"/>
    <w:rsid w:val="00A819B7"/>
    <w:rsid w:val="00A82712"/>
    <w:rsid w:val="00A82CBF"/>
    <w:rsid w:val="00A8321B"/>
    <w:rsid w:val="00A8324B"/>
    <w:rsid w:val="00A834D7"/>
    <w:rsid w:val="00A8361F"/>
    <w:rsid w:val="00A839FF"/>
    <w:rsid w:val="00A83A2B"/>
    <w:rsid w:val="00A83BEF"/>
    <w:rsid w:val="00A83E09"/>
    <w:rsid w:val="00A83F0C"/>
    <w:rsid w:val="00A843F8"/>
    <w:rsid w:val="00A8441E"/>
    <w:rsid w:val="00A84579"/>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C2"/>
    <w:rsid w:val="00A9427E"/>
    <w:rsid w:val="00A948FD"/>
    <w:rsid w:val="00A94CB0"/>
    <w:rsid w:val="00A9511E"/>
    <w:rsid w:val="00A9542C"/>
    <w:rsid w:val="00A95478"/>
    <w:rsid w:val="00A95B19"/>
    <w:rsid w:val="00A95CFF"/>
    <w:rsid w:val="00A962E7"/>
    <w:rsid w:val="00A9652E"/>
    <w:rsid w:val="00A966F7"/>
    <w:rsid w:val="00A968AC"/>
    <w:rsid w:val="00A9690B"/>
    <w:rsid w:val="00A96D7D"/>
    <w:rsid w:val="00A9705F"/>
    <w:rsid w:val="00A97429"/>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9D8"/>
    <w:rsid w:val="00AA2AD8"/>
    <w:rsid w:val="00AA2FF5"/>
    <w:rsid w:val="00AA360B"/>
    <w:rsid w:val="00AA423B"/>
    <w:rsid w:val="00AA4240"/>
    <w:rsid w:val="00AA4CC0"/>
    <w:rsid w:val="00AA5297"/>
    <w:rsid w:val="00AA5537"/>
    <w:rsid w:val="00AA55FB"/>
    <w:rsid w:val="00AA5CB1"/>
    <w:rsid w:val="00AA5D46"/>
    <w:rsid w:val="00AA5DE4"/>
    <w:rsid w:val="00AA601C"/>
    <w:rsid w:val="00AA619A"/>
    <w:rsid w:val="00AA6C67"/>
    <w:rsid w:val="00AA6DB9"/>
    <w:rsid w:val="00AA7326"/>
    <w:rsid w:val="00AA73DC"/>
    <w:rsid w:val="00AA7CFB"/>
    <w:rsid w:val="00AB0556"/>
    <w:rsid w:val="00AB055D"/>
    <w:rsid w:val="00AB059D"/>
    <w:rsid w:val="00AB07EC"/>
    <w:rsid w:val="00AB09A4"/>
    <w:rsid w:val="00AB0C07"/>
    <w:rsid w:val="00AB0D69"/>
    <w:rsid w:val="00AB115A"/>
    <w:rsid w:val="00AB1CD9"/>
    <w:rsid w:val="00AB2E0C"/>
    <w:rsid w:val="00AB2E58"/>
    <w:rsid w:val="00AB3116"/>
    <w:rsid w:val="00AB4094"/>
    <w:rsid w:val="00AB40E7"/>
    <w:rsid w:val="00AB473B"/>
    <w:rsid w:val="00AB4A16"/>
    <w:rsid w:val="00AB4CC1"/>
    <w:rsid w:val="00AB55DA"/>
    <w:rsid w:val="00AB58E3"/>
    <w:rsid w:val="00AB5A90"/>
    <w:rsid w:val="00AB5E59"/>
    <w:rsid w:val="00AB60FC"/>
    <w:rsid w:val="00AB614E"/>
    <w:rsid w:val="00AB62CD"/>
    <w:rsid w:val="00AB6DEF"/>
    <w:rsid w:val="00AB7051"/>
    <w:rsid w:val="00AB755C"/>
    <w:rsid w:val="00AC0A93"/>
    <w:rsid w:val="00AC1027"/>
    <w:rsid w:val="00AC1411"/>
    <w:rsid w:val="00AC1500"/>
    <w:rsid w:val="00AC17C2"/>
    <w:rsid w:val="00AC1BBF"/>
    <w:rsid w:val="00AC1E31"/>
    <w:rsid w:val="00AC21A0"/>
    <w:rsid w:val="00AC21FB"/>
    <w:rsid w:val="00AC256F"/>
    <w:rsid w:val="00AC26D0"/>
    <w:rsid w:val="00AC2AEF"/>
    <w:rsid w:val="00AC2D3F"/>
    <w:rsid w:val="00AC34A0"/>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EC1"/>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C16"/>
    <w:rsid w:val="00AD1D56"/>
    <w:rsid w:val="00AD216E"/>
    <w:rsid w:val="00AD22F0"/>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76A"/>
    <w:rsid w:val="00AE1AA2"/>
    <w:rsid w:val="00AE1B2B"/>
    <w:rsid w:val="00AE303C"/>
    <w:rsid w:val="00AE30B8"/>
    <w:rsid w:val="00AE33B0"/>
    <w:rsid w:val="00AE3DED"/>
    <w:rsid w:val="00AE4865"/>
    <w:rsid w:val="00AE4A35"/>
    <w:rsid w:val="00AE5250"/>
    <w:rsid w:val="00AE5540"/>
    <w:rsid w:val="00AE6DC6"/>
    <w:rsid w:val="00AE6EE6"/>
    <w:rsid w:val="00AE6FF8"/>
    <w:rsid w:val="00AE70E3"/>
    <w:rsid w:val="00AE731E"/>
    <w:rsid w:val="00AE756F"/>
    <w:rsid w:val="00AF06EC"/>
    <w:rsid w:val="00AF0CF1"/>
    <w:rsid w:val="00AF12F8"/>
    <w:rsid w:val="00AF1341"/>
    <w:rsid w:val="00AF1942"/>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AF7BC6"/>
    <w:rsid w:val="00B000C3"/>
    <w:rsid w:val="00B00581"/>
    <w:rsid w:val="00B0085B"/>
    <w:rsid w:val="00B00D4D"/>
    <w:rsid w:val="00B00DD5"/>
    <w:rsid w:val="00B012A7"/>
    <w:rsid w:val="00B01332"/>
    <w:rsid w:val="00B019AA"/>
    <w:rsid w:val="00B01CD9"/>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86C"/>
    <w:rsid w:val="00B04938"/>
    <w:rsid w:val="00B04963"/>
    <w:rsid w:val="00B04DE2"/>
    <w:rsid w:val="00B050A1"/>
    <w:rsid w:val="00B050E4"/>
    <w:rsid w:val="00B05243"/>
    <w:rsid w:val="00B054EA"/>
    <w:rsid w:val="00B056D6"/>
    <w:rsid w:val="00B05A06"/>
    <w:rsid w:val="00B05D4F"/>
    <w:rsid w:val="00B05D59"/>
    <w:rsid w:val="00B062CC"/>
    <w:rsid w:val="00B0643A"/>
    <w:rsid w:val="00B06453"/>
    <w:rsid w:val="00B064FB"/>
    <w:rsid w:val="00B069A1"/>
    <w:rsid w:val="00B06E9C"/>
    <w:rsid w:val="00B07699"/>
    <w:rsid w:val="00B0788B"/>
    <w:rsid w:val="00B078E6"/>
    <w:rsid w:val="00B07C42"/>
    <w:rsid w:val="00B07E09"/>
    <w:rsid w:val="00B07E15"/>
    <w:rsid w:val="00B07FAD"/>
    <w:rsid w:val="00B10F2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1A"/>
    <w:rsid w:val="00B1568F"/>
    <w:rsid w:val="00B15F1C"/>
    <w:rsid w:val="00B15FC3"/>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196"/>
    <w:rsid w:val="00B2327E"/>
    <w:rsid w:val="00B23AE6"/>
    <w:rsid w:val="00B23B4B"/>
    <w:rsid w:val="00B23F83"/>
    <w:rsid w:val="00B243CE"/>
    <w:rsid w:val="00B24745"/>
    <w:rsid w:val="00B24764"/>
    <w:rsid w:val="00B2558C"/>
    <w:rsid w:val="00B255E0"/>
    <w:rsid w:val="00B25649"/>
    <w:rsid w:val="00B2568E"/>
    <w:rsid w:val="00B25DCD"/>
    <w:rsid w:val="00B26408"/>
    <w:rsid w:val="00B2751C"/>
    <w:rsid w:val="00B30392"/>
    <w:rsid w:val="00B30401"/>
    <w:rsid w:val="00B308CE"/>
    <w:rsid w:val="00B30CA2"/>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472"/>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5B77"/>
    <w:rsid w:val="00B46158"/>
    <w:rsid w:val="00B461CA"/>
    <w:rsid w:val="00B469C1"/>
    <w:rsid w:val="00B46B66"/>
    <w:rsid w:val="00B47327"/>
    <w:rsid w:val="00B475CE"/>
    <w:rsid w:val="00B4788B"/>
    <w:rsid w:val="00B47BBB"/>
    <w:rsid w:val="00B47CE4"/>
    <w:rsid w:val="00B47D07"/>
    <w:rsid w:val="00B50099"/>
    <w:rsid w:val="00B5011B"/>
    <w:rsid w:val="00B5042D"/>
    <w:rsid w:val="00B5047F"/>
    <w:rsid w:val="00B50730"/>
    <w:rsid w:val="00B507C6"/>
    <w:rsid w:val="00B50D90"/>
    <w:rsid w:val="00B50E00"/>
    <w:rsid w:val="00B50F34"/>
    <w:rsid w:val="00B515E9"/>
    <w:rsid w:val="00B51DEE"/>
    <w:rsid w:val="00B52548"/>
    <w:rsid w:val="00B5318C"/>
    <w:rsid w:val="00B5391A"/>
    <w:rsid w:val="00B53954"/>
    <w:rsid w:val="00B53BFE"/>
    <w:rsid w:val="00B53E60"/>
    <w:rsid w:val="00B53E86"/>
    <w:rsid w:val="00B53EA5"/>
    <w:rsid w:val="00B540B0"/>
    <w:rsid w:val="00B54390"/>
    <w:rsid w:val="00B54A90"/>
    <w:rsid w:val="00B55965"/>
    <w:rsid w:val="00B55D36"/>
    <w:rsid w:val="00B56182"/>
    <w:rsid w:val="00B574F8"/>
    <w:rsid w:val="00B57639"/>
    <w:rsid w:val="00B5797D"/>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5E70"/>
    <w:rsid w:val="00B6607D"/>
    <w:rsid w:val="00B6613D"/>
    <w:rsid w:val="00B6621A"/>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1EDC"/>
    <w:rsid w:val="00B71F31"/>
    <w:rsid w:val="00B72298"/>
    <w:rsid w:val="00B724C5"/>
    <w:rsid w:val="00B72B41"/>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80409"/>
    <w:rsid w:val="00B80471"/>
    <w:rsid w:val="00B807BE"/>
    <w:rsid w:val="00B80C5B"/>
    <w:rsid w:val="00B80CE1"/>
    <w:rsid w:val="00B81D3B"/>
    <w:rsid w:val="00B81F04"/>
    <w:rsid w:val="00B82192"/>
    <w:rsid w:val="00B8263F"/>
    <w:rsid w:val="00B82713"/>
    <w:rsid w:val="00B83370"/>
    <w:rsid w:val="00B8355D"/>
    <w:rsid w:val="00B837B2"/>
    <w:rsid w:val="00B8386A"/>
    <w:rsid w:val="00B840ED"/>
    <w:rsid w:val="00B8431B"/>
    <w:rsid w:val="00B84C93"/>
    <w:rsid w:val="00B84E89"/>
    <w:rsid w:val="00B84F0D"/>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C34"/>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CB6"/>
    <w:rsid w:val="00B96219"/>
    <w:rsid w:val="00B9623A"/>
    <w:rsid w:val="00B965FA"/>
    <w:rsid w:val="00B9678D"/>
    <w:rsid w:val="00B976EC"/>
    <w:rsid w:val="00B97880"/>
    <w:rsid w:val="00B97BB4"/>
    <w:rsid w:val="00BA0068"/>
    <w:rsid w:val="00BA03F9"/>
    <w:rsid w:val="00BA062D"/>
    <w:rsid w:val="00BA09DB"/>
    <w:rsid w:val="00BA0AF8"/>
    <w:rsid w:val="00BA0E69"/>
    <w:rsid w:val="00BA15C9"/>
    <w:rsid w:val="00BA1987"/>
    <w:rsid w:val="00BA1AE5"/>
    <w:rsid w:val="00BA2149"/>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BBD"/>
    <w:rsid w:val="00BA6D26"/>
    <w:rsid w:val="00BA6E34"/>
    <w:rsid w:val="00BA6E6B"/>
    <w:rsid w:val="00BA756C"/>
    <w:rsid w:val="00BA7914"/>
    <w:rsid w:val="00BA7C9C"/>
    <w:rsid w:val="00BA7CFB"/>
    <w:rsid w:val="00BA7E4E"/>
    <w:rsid w:val="00BB068B"/>
    <w:rsid w:val="00BB0C08"/>
    <w:rsid w:val="00BB1124"/>
    <w:rsid w:val="00BB11A8"/>
    <w:rsid w:val="00BB1485"/>
    <w:rsid w:val="00BB18CA"/>
    <w:rsid w:val="00BB1A95"/>
    <w:rsid w:val="00BB1B5E"/>
    <w:rsid w:val="00BB2077"/>
    <w:rsid w:val="00BB291D"/>
    <w:rsid w:val="00BB2CE0"/>
    <w:rsid w:val="00BB2D3A"/>
    <w:rsid w:val="00BB2D55"/>
    <w:rsid w:val="00BB3B55"/>
    <w:rsid w:val="00BB44AB"/>
    <w:rsid w:val="00BB451F"/>
    <w:rsid w:val="00BB4633"/>
    <w:rsid w:val="00BB4993"/>
    <w:rsid w:val="00BB5187"/>
    <w:rsid w:val="00BB524B"/>
    <w:rsid w:val="00BB5594"/>
    <w:rsid w:val="00BB57D4"/>
    <w:rsid w:val="00BB6039"/>
    <w:rsid w:val="00BB6438"/>
    <w:rsid w:val="00BB64B9"/>
    <w:rsid w:val="00BB665F"/>
    <w:rsid w:val="00BB6A75"/>
    <w:rsid w:val="00BB6DE9"/>
    <w:rsid w:val="00BB6E05"/>
    <w:rsid w:val="00BB6FFD"/>
    <w:rsid w:val="00BB75F7"/>
    <w:rsid w:val="00BC07F2"/>
    <w:rsid w:val="00BC0A8F"/>
    <w:rsid w:val="00BC1024"/>
    <w:rsid w:val="00BC118F"/>
    <w:rsid w:val="00BC1997"/>
    <w:rsid w:val="00BC1A98"/>
    <w:rsid w:val="00BC1C91"/>
    <w:rsid w:val="00BC1D1D"/>
    <w:rsid w:val="00BC20B1"/>
    <w:rsid w:val="00BC2228"/>
    <w:rsid w:val="00BC2D1C"/>
    <w:rsid w:val="00BC2F27"/>
    <w:rsid w:val="00BC35D1"/>
    <w:rsid w:val="00BC3649"/>
    <w:rsid w:val="00BC3898"/>
    <w:rsid w:val="00BC43A0"/>
    <w:rsid w:val="00BC49E7"/>
    <w:rsid w:val="00BC4A7E"/>
    <w:rsid w:val="00BC4F83"/>
    <w:rsid w:val="00BC52A2"/>
    <w:rsid w:val="00BC52CB"/>
    <w:rsid w:val="00BC5361"/>
    <w:rsid w:val="00BC5535"/>
    <w:rsid w:val="00BC5642"/>
    <w:rsid w:val="00BC5662"/>
    <w:rsid w:val="00BC626C"/>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7C"/>
    <w:rsid w:val="00BD1B93"/>
    <w:rsid w:val="00BD1FA4"/>
    <w:rsid w:val="00BD2311"/>
    <w:rsid w:val="00BD262A"/>
    <w:rsid w:val="00BD2654"/>
    <w:rsid w:val="00BD2B3D"/>
    <w:rsid w:val="00BD2B5F"/>
    <w:rsid w:val="00BD2C9F"/>
    <w:rsid w:val="00BD2CE8"/>
    <w:rsid w:val="00BD2EB8"/>
    <w:rsid w:val="00BD3148"/>
    <w:rsid w:val="00BD31AA"/>
    <w:rsid w:val="00BD34BD"/>
    <w:rsid w:val="00BD3570"/>
    <w:rsid w:val="00BD389C"/>
    <w:rsid w:val="00BD3BDD"/>
    <w:rsid w:val="00BD3F9D"/>
    <w:rsid w:val="00BD43CF"/>
    <w:rsid w:val="00BD45E0"/>
    <w:rsid w:val="00BD4605"/>
    <w:rsid w:val="00BD4A72"/>
    <w:rsid w:val="00BD4A75"/>
    <w:rsid w:val="00BD4FB3"/>
    <w:rsid w:val="00BD5606"/>
    <w:rsid w:val="00BD57A4"/>
    <w:rsid w:val="00BD59CF"/>
    <w:rsid w:val="00BD604A"/>
    <w:rsid w:val="00BD61E7"/>
    <w:rsid w:val="00BD6259"/>
    <w:rsid w:val="00BD6309"/>
    <w:rsid w:val="00BD63B2"/>
    <w:rsid w:val="00BD64A2"/>
    <w:rsid w:val="00BD6CDE"/>
    <w:rsid w:val="00BD70B1"/>
    <w:rsid w:val="00BD7A9C"/>
    <w:rsid w:val="00BD7AE1"/>
    <w:rsid w:val="00BD7F08"/>
    <w:rsid w:val="00BE04F5"/>
    <w:rsid w:val="00BE0907"/>
    <w:rsid w:val="00BE0ACE"/>
    <w:rsid w:val="00BE0FAC"/>
    <w:rsid w:val="00BE107A"/>
    <w:rsid w:val="00BE142B"/>
    <w:rsid w:val="00BE1438"/>
    <w:rsid w:val="00BE1465"/>
    <w:rsid w:val="00BE151D"/>
    <w:rsid w:val="00BE1582"/>
    <w:rsid w:val="00BE168D"/>
    <w:rsid w:val="00BE2201"/>
    <w:rsid w:val="00BE2495"/>
    <w:rsid w:val="00BE2737"/>
    <w:rsid w:val="00BE299F"/>
    <w:rsid w:val="00BE2B4A"/>
    <w:rsid w:val="00BE2DBD"/>
    <w:rsid w:val="00BE2ED1"/>
    <w:rsid w:val="00BE36F1"/>
    <w:rsid w:val="00BE3848"/>
    <w:rsid w:val="00BE38C0"/>
    <w:rsid w:val="00BE41D9"/>
    <w:rsid w:val="00BE41E5"/>
    <w:rsid w:val="00BE428B"/>
    <w:rsid w:val="00BE44E9"/>
    <w:rsid w:val="00BE52AA"/>
    <w:rsid w:val="00BE53F3"/>
    <w:rsid w:val="00BE56BE"/>
    <w:rsid w:val="00BE5BCB"/>
    <w:rsid w:val="00BE69B9"/>
    <w:rsid w:val="00BE6D8F"/>
    <w:rsid w:val="00BE70B5"/>
    <w:rsid w:val="00BE79FF"/>
    <w:rsid w:val="00BF01E2"/>
    <w:rsid w:val="00BF0391"/>
    <w:rsid w:val="00BF04DA"/>
    <w:rsid w:val="00BF09B9"/>
    <w:rsid w:val="00BF0A4F"/>
    <w:rsid w:val="00BF0AE2"/>
    <w:rsid w:val="00BF0EB6"/>
    <w:rsid w:val="00BF1159"/>
    <w:rsid w:val="00BF1696"/>
    <w:rsid w:val="00BF174F"/>
    <w:rsid w:val="00BF1B0C"/>
    <w:rsid w:val="00BF208F"/>
    <w:rsid w:val="00BF2385"/>
    <w:rsid w:val="00BF239A"/>
    <w:rsid w:val="00BF26E0"/>
    <w:rsid w:val="00BF2A74"/>
    <w:rsid w:val="00BF2D47"/>
    <w:rsid w:val="00BF2E85"/>
    <w:rsid w:val="00BF3166"/>
    <w:rsid w:val="00BF326F"/>
    <w:rsid w:val="00BF342D"/>
    <w:rsid w:val="00BF3722"/>
    <w:rsid w:val="00BF388F"/>
    <w:rsid w:val="00BF3C5C"/>
    <w:rsid w:val="00BF432A"/>
    <w:rsid w:val="00BF4482"/>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DEF"/>
    <w:rsid w:val="00C01052"/>
    <w:rsid w:val="00C0119E"/>
    <w:rsid w:val="00C0156B"/>
    <w:rsid w:val="00C015E0"/>
    <w:rsid w:val="00C018DB"/>
    <w:rsid w:val="00C01F0D"/>
    <w:rsid w:val="00C02697"/>
    <w:rsid w:val="00C02881"/>
    <w:rsid w:val="00C0308E"/>
    <w:rsid w:val="00C03969"/>
    <w:rsid w:val="00C03FC5"/>
    <w:rsid w:val="00C041C1"/>
    <w:rsid w:val="00C042B9"/>
    <w:rsid w:val="00C04A12"/>
    <w:rsid w:val="00C04D0F"/>
    <w:rsid w:val="00C04FC6"/>
    <w:rsid w:val="00C0554A"/>
    <w:rsid w:val="00C05B48"/>
    <w:rsid w:val="00C05C73"/>
    <w:rsid w:val="00C05E30"/>
    <w:rsid w:val="00C061B0"/>
    <w:rsid w:val="00C06688"/>
    <w:rsid w:val="00C070B4"/>
    <w:rsid w:val="00C07306"/>
    <w:rsid w:val="00C077D4"/>
    <w:rsid w:val="00C078E8"/>
    <w:rsid w:val="00C07945"/>
    <w:rsid w:val="00C07A41"/>
    <w:rsid w:val="00C105DA"/>
    <w:rsid w:val="00C114AE"/>
    <w:rsid w:val="00C114DC"/>
    <w:rsid w:val="00C11B70"/>
    <w:rsid w:val="00C12441"/>
    <w:rsid w:val="00C12B55"/>
    <w:rsid w:val="00C12CA4"/>
    <w:rsid w:val="00C137F7"/>
    <w:rsid w:val="00C145B3"/>
    <w:rsid w:val="00C14C2D"/>
    <w:rsid w:val="00C14EAB"/>
    <w:rsid w:val="00C15276"/>
    <w:rsid w:val="00C159C3"/>
    <w:rsid w:val="00C15B97"/>
    <w:rsid w:val="00C16197"/>
    <w:rsid w:val="00C1680C"/>
    <w:rsid w:val="00C16CDB"/>
    <w:rsid w:val="00C1714A"/>
    <w:rsid w:val="00C17170"/>
    <w:rsid w:val="00C17561"/>
    <w:rsid w:val="00C1758A"/>
    <w:rsid w:val="00C17AB9"/>
    <w:rsid w:val="00C17C33"/>
    <w:rsid w:val="00C17E83"/>
    <w:rsid w:val="00C17F5E"/>
    <w:rsid w:val="00C200C6"/>
    <w:rsid w:val="00C205A6"/>
    <w:rsid w:val="00C20626"/>
    <w:rsid w:val="00C210D8"/>
    <w:rsid w:val="00C2112D"/>
    <w:rsid w:val="00C2140E"/>
    <w:rsid w:val="00C21417"/>
    <w:rsid w:val="00C2203D"/>
    <w:rsid w:val="00C2219D"/>
    <w:rsid w:val="00C22802"/>
    <w:rsid w:val="00C22924"/>
    <w:rsid w:val="00C2297C"/>
    <w:rsid w:val="00C229E6"/>
    <w:rsid w:val="00C22C05"/>
    <w:rsid w:val="00C22D99"/>
    <w:rsid w:val="00C23634"/>
    <w:rsid w:val="00C237CB"/>
    <w:rsid w:val="00C23AA1"/>
    <w:rsid w:val="00C23B14"/>
    <w:rsid w:val="00C23F19"/>
    <w:rsid w:val="00C24377"/>
    <w:rsid w:val="00C245A1"/>
    <w:rsid w:val="00C2468F"/>
    <w:rsid w:val="00C24821"/>
    <w:rsid w:val="00C24A23"/>
    <w:rsid w:val="00C24AC9"/>
    <w:rsid w:val="00C24EC2"/>
    <w:rsid w:val="00C250B4"/>
    <w:rsid w:val="00C25169"/>
    <w:rsid w:val="00C2708D"/>
    <w:rsid w:val="00C2719D"/>
    <w:rsid w:val="00C271DF"/>
    <w:rsid w:val="00C27B0F"/>
    <w:rsid w:val="00C30299"/>
    <w:rsid w:val="00C304DF"/>
    <w:rsid w:val="00C304F0"/>
    <w:rsid w:val="00C306C6"/>
    <w:rsid w:val="00C30CA8"/>
    <w:rsid w:val="00C31211"/>
    <w:rsid w:val="00C31713"/>
    <w:rsid w:val="00C31809"/>
    <w:rsid w:val="00C31F20"/>
    <w:rsid w:val="00C3201D"/>
    <w:rsid w:val="00C32E70"/>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63"/>
    <w:rsid w:val="00C377FB"/>
    <w:rsid w:val="00C379B3"/>
    <w:rsid w:val="00C400F4"/>
    <w:rsid w:val="00C4028E"/>
    <w:rsid w:val="00C40B39"/>
    <w:rsid w:val="00C40CF4"/>
    <w:rsid w:val="00C40E80"/>
    <w:rsid w:val="00C411B3"/>
    <w:rsid w:val="00C42208"/>
    <w:rsid w:val="00C424C0"/>
    <w:rsid w:val="00C431DB"/>
    <w:rsid w:val="00C4326C"/>
    <w:rsid w:val="00C4387F"/>
    <w:rsid w:val="00C4392B"/>
    <w:rsid w:val="00C43B5E"/>
    <w:rsid w:val="00C43C74"/>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2EA"/>
    <w:rsid w:val="00C509F2"/>
    <w:rsid w:val="00C50DD3"/>
    <w:rsid w:val="00C51073"/>
    <w:rsid w:val="00C51311"/>
    <w:rsid w:val="00C51BFA"/>
    <w:rsid w:val="00C51C74"/>
    <w:rsid w:val="00C52933"/>
    <w:rsid w:val="00C52C63"/>
    <w:rsid w:val="00C52F5E"/>
    <w:rsid w:val="00C52FB6"/>
    <w:rsid w:val="00C53366"/>
    <w:rsid w:val="00C5404D"/>
    <w:rsid w:val="00C541AC"/>
    <w:rsid w:val="00C5452E"/>
    <w:rsid w:val="00C5470C"/>
    <w:rsid w:val="00C548A3"/>
    <w:rsid w:val="00C54A11"/>
    <w:rsid w:val="00C5527E"/>
    <w:rsid w:val="00C552B3"/>
    <w:rsid w:val="00C55C97"/>
    <w:rsid w:val="00C55FCB"/>
    <w:rsid w:val="00C56023"/>
    <w:rsid w:val="00C568E1"/>
    <w:rsid w:val="00C568FD"/>
    <w:rsid w:val="00C56FB5"/>
    <w:rsid w:val="00C56FB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92D"/>
    <w:rsid w:val="00C64B1D"/>
    <w:rsid w:val="00C64C88"/>
    <w:rsid w:val="00C65395"/>
    <w:rsid w:val="00C6555D"/>
    <w:rsid w:val="00C662FD"/>
    <w:rsid w:val="00C66476"/>
    <w:rsid w:val="00C66733"/>
    <w:rsid w:val="00C674B9"/>
    <w:rsid w:val="00C67B83"/>
    <w:rsid w:val="00C70110"/>
    <w:rsid w:val="00C7015F"/>
    <w:rsid w:val="00C70875"/>
    <w:rsid w:val="00C70E8B"/>
    <w:rsid w:val="00C71328"/>
    <w:rsid w:val="00C71488"/>
    <w:rsid w:val="00C71984"/>
    <w:rsid w:val="00C71F7D"/>
    <w:rsid w:val="00C721B0"/>
    <w:rsid w:val="00C72947"/>
    <w:rsid w:val="00C73378"/>
    <w:rsid w:val="00C73BCA"/>
    <w:rsid w:val="00C73DA9"/>
    <w:rsid w:val="00C74976"/>
    <w:rsid w:val="00C749B8"/>
    <w:rsid w:val="00C74AE6"/>
    <w:rsid w:val="00C74EC2"/>
    <w:rsid w:val="00C75335"/>
    <w:rsid w:val="00C75667"/>
    <w:rsid w:val="00C7589E"/>
    <w:rsid w:val="00C75F2C"/>
    <w:rsid w:val="00C76227"/>
    <w:rsid w:val="00C76505"/>
    <w:rsid w:val="00C766C5"/>
    <w:rsid w:val="00C767CB"/>
    <w:rsid w:val="00C7699E"/>
    <w:rsid w:val="00C77005"/>
    <w:rsid w:val="00C77034"/>
    <w:rsid w:val="00C770B6"/>
    <w:rsid w:val="00C77112"/>
    <w:rsid w:val="00C80AC2"/>
    <w:rsid w:val="00C80C86"/>
    <w:rsid w:val="00C80D87"/>
    <w:rsid w:val="00C80FBD"/>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6BCE"/>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27F"/>
    <w:rsid w:val="00C935DE"/>
    <w:rsid w:val="00C941E7"/>
    <w:rsid w:val="00C9447B"/>
    <w:rsid w:val="00C94762"/>
    <w:rsid w:val="00C94B74"/>
    <w:rsid w:val="00C94E47"/>
    <w:rsid w:val="00C94F98"/>
    <w:rsid w:val="00C9526B"/>
    <w:rsid w:val="00C952E7"/>
    <w:rsid w:val="00C95585"/>
    <w:rsid w:val="00C95AD1"/>
    <w:rsid w:val="00C95C5B"/>
    <w:rsid w:val="00C95DB5"/>
    <w:rsid w:val="00C95EA8"/>
    <w:rsid w:val="00C96144"/>
    <w:rsid w:val="00C968C3"/>
    <w:rsid w:val="00C96971"/>
    <w:rsid w:val="00C96C81"/>
    <w:rsid w:val="00C97D0B"/>
    <w:rsid w:val="00C97DB4"/>
    <w:rsid w:val="00C97F08"/>
    <w:rsid w:val="00C97F62"/>
    <w:rsid w:val="00CA01F4"/>
    <w:rsid w:val="00CA0610"/>
    <w:rsid w:val="00CA0970"/>
    <w:rsid w:val="00CA1493"/>
    <w:rsid w:val="00CA1972"/>
    <w:rsid w:val="00CA19C4"/>
    <w:rsid w:val="00CA1B2A"/>
    <w:rsid w:val="00CA1BE4"/>
    <w:rsid w:val="00CA1FC4"/>
    <w:rsid w:val="00CA20FB"/>
    <w:rsid w:val="00CA217F"/>
    <w:rsid w:val="00CA3CDC"/>
    <w:rsid w:val="00CA4046"/>
    <w:rsid w:val="00CA4324"/>
    <w:rsid w:val="00CA4896"/>
    <w:rsid w:val="00CA5C85"/>
    <w:rsid w:val="00CA6192"/>
    <w:rsid w:val="00CA63D5"/>
    <w:rsid w:val="00CA6413"/>
    <w:rsid w:val="00CA6A08"/>
    <w:rsid w:val="00CA6D4F"/>
    <w:rsid w:val="00CA6DA1"/>
    <w:rsid w:val="00CA6DE5"/>
    <w:rsid w:val="00CA723A"/>
    <w:rsid w:val="00CA7555"/>
    <w:rsid w:val="00CA7711"/>
    <w:rsid w:val="00CA7AAD"/>
    <w:rsid w:val="00CA7D31"/>
    <w:rsid w:val="00CB009A"/>
    <w:rsid w:val="00CB02B7"/>
    <w:rsid w:val="00CB0397"/>
    <w:rsid w:val="00CB0458"/>
    <w:rsid w:val="00CB0656"/>
    <w:rsid w:val="00CB0979"/>
    <w:rsid w:val="00CB0F33"/>
    <w:rsid w:val="00CB10DF"/>
    <w:rsid w:val="00CB10E0"/>
    <w:rsid w:val="00CB11CE"/>
    <w:rsid w:val="00CB13D1"/>
    <w:rsid w:val="00CB140B"/>
    <w:rsid w:val="00CB1551"/>
    <w:rsid w:val="00CB1610"/>
    <w:rsid w:val="00CB17D6"/>
    <w:rsid w:val="00CB197E"/>
    <w:rsid w:val="00CB1D8D"/>
    <w:rsid w:val="00CB23B9"/>
    <w:rsid w:val="00CB296F"/>
    <w:rsid w:val="00CB2B22"/>
    <w:rsid w:val="00CB3286"/>
    <w:rsid w:val="00CB45D7"/>
    <w:rsid w:val="00CB4BBD"/>
    <w:rsid w:val="00CB4D85"/>
    <w:rsid w:val="00CB5590"/>
    <w:rsid w:val="00CB5644"/>
    <w:rsid w:val="00CB56F5"/>
    <w:rsid w:val="00CB5843"/>
    <w:rsid w:val="00CB5AC7"/>
    <w:rsid w:val="00CB5B3E"/>
    <w:rsid w:val="00CB6C5D"/>
    <w:rsid w:val="00CB7254"/>
    <w:rsid w:val="00CB73CA"/>
    <w:rsid w:val="00CB77E2"/>
    <w:rsid w:val="00CB78BD"/>
    <w:rsid w:val="00CC023C"/>
    <w:rsid w:val="00CC06FE"/>
    <w:rsid w:val="00CC0A43"/>
    <w:rsid w:val="00CC0EB1"/>
    <w:rsid w:val="00CC1519"/>
    <w:rsid w:val="00CC1961"/>
    <w:rsid w:val="00CC1995"/>
    <w:rsid w:val="00CC1C61"/>
    <w:rsid w:val="00CC24BA"/>
    <w:rsid w:val="00CC2776"/>
    <w:rsid w:val="00CC296A"/>
    <w:rsid w:val="00CC3919"/>
    <w:rsid w:val="00CC3D7D"/>
    <w:rsid w:val="00CC3FB7"/>
    <w:rsid w:val="00CC405D"/>
    <w:rsid w:val="00CC40C0"/>
    <w:rsid w:val="00CC415A"/>
    <w:rsid w:val="00CC41B4"/>
    <w:rsid w:val="00CC42AE"/>
    <w:rsid w:val="00CC45E5"/>
    <w:rsid w:val="00CC4AA4"/>
    <w:rsid w:val="00CC4C6F"/>
    <w:rsid w:val="00CC5039"/>
    <w:rsid w:val="00CC51CD"/>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15A"/>
    <w:rsid w:val="00CD148D"/>
    <w:rsid w:val="00CD14B1"/>
    <w:rsid w:val="00CD18BD"/>
    <w:rsid w:val="00CD18FC"/>
    <w:rsid w:val="00CD196A"/>
    <w:rsid w:val="00CD1E75"/>
    <w:rsid w:val="00CD1F1E"/>
    <w:rsid w:val="00CD2381"/>
    <w:rsid w:val="00CD25E3"/>
    <w:rsid w:val="00CD272C"/>
    <w:rsid w:val="00CD27B6"/>
    <w:rsid w:val="00CD2D1F"/>
    <w:rsid w:val="00CD3105"/>
    <w:rsid w:val="00CD349A"/>
    <w:rsid w:val="00CD3538"/>
    <w:rsid w:val="00CD361B"/>
    <w:rsid w:val="00CD391C"/>
    <w:rsid w:val="00CD3D9C"/>
    <w:rsid w:val="00CD4094"/>
    <w:rsid w:val="00CD46A9"/>
    <w:rsid w:val="00CD4A8B"/>
    <w:rsid w:val="00CD5D71"/>
    <w:rsid w:val="00CD62C8"/>
    <w:rsid w:val="00CD6C34"/>
    <w:rsid w:val="00CD6EBB"/>
    <w:rsid w:val="00CD6FE1"/>
    <w:rsid w:val="00CD7013"/>
    <w:rsid w:val="00CD7491"/>
    <w:rsid w:val="00CD74E6"/>
    <w:rsid w:val="00CD77D0"/>
    <w:rsid w:val="00CD790C"/>
    <w:rsid w:val="00CE06E3"/>
    <w:rsid w:val="00CE0C6D"/>
    <w:rsid w:val="00CE0E55"/>
    <w:rsid w:val="00CE1032"/>
    <w:rsid w:val="00CE13F1"/>
    <w:rsid w:val="00CE1668"/>
    <w:rsid w:val="00CE1BDC"/>
    <w:rsid w:val="00CE29E7"/>
    <w:rsid w:val="00CE30AE"/>
    <w:rsid w:val="00CE37CF"/>
    <w:rsid w:val="00CE3888"/>
    <w:rsid w:val="00CE3FD3"/>
    <w:rsid w:val="00CE40D5"/>
    <w:rsid w:val="00CE49B2"/>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1291"/>
    <w:rsid w:val="00CF2189"/>
    <w:rsid w:val="00CF27AE"/>
    <w:rsid w:val="00CF2FC6"/>
    <w:rsid w:val="00CF313A"/>
    <w:rsid w:val="00CF3E19"/>
    <w:rsid w:val="00CF41C1"/>
    <w:rsid w:val="00CF45DC"/>
    <w:rsid w:val="00CF467A"/>
    <w:rsid w:val="00CF4B35"/>
    <w:rsid w:val="00CF5099"/>
    <w:rsid w:val="00CF549E"/>
    <w:rsid w:val="00CF5BC1"/>
    <w:rsid w:val="00CF5D39"/>
    <w:rsid w:val="00CF6230"/>
    <w:rsid w:val="00CF6CEF"/>
    <w:rsid w:val="00CF731A"/>
    <w:rsid w:val="00CF7484"/>
    <w:rsid w:val="00CF74C9"/>
    <w:rsid w:val="00CF7AA1"/>
    <w:rsid w:val="00CF7C6C"/>
    <w:rsid w:val="00D0046A"/>
    <w:rsid w:val="00D00616"/>
    <w:rsid w:val="00D00C26"/>
    <w:rsid w:val="00D01391"/>
    <w:rsid w:val="00D01A9B"/>
    <w:rsid w:val="00D020D0"/>
    <w:rsid w:val="00D0237A"/>
    <w:rsid w:val="00D02FC9"/>
    <w:rsid w:val="00D03260"/>
    <w:rsid w:val="00D03E80"/>
    <w:rsid w:val="00D03EE7"/>
    <w:rsid w:val="00D04192"/>
    <w:rsid w:val="00D04378"/>
    <w:rsid w:val="00D044B6"/>
    <w:rsid w:val="00D048C6"/>
    <w:rsid w:val="00D04F59"/>
    <w:rsid w:val="00D05863"/>
    <w:rsid w:val="00D05915"/>
    <w:rsid w:val="00D05C9D"/>
    <w:rsid w:val="00D060E2"/>
    <w:rsid w:val="00D06421"/>
    <w:rsid w:val="00D06C69"/>
    <w:rsid w:val="00D07435"/>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2CA8"/>
    <w:rsid w:val="00D131A9"/>
    <w:rsid w:val="00D131D4"/>
    <w:rsid w:val="00D13AB8"/>
    <w:rsid w:val="00D13D85"/>
    <w:rsid w:val="00D14407"/>
    <w:rsid w:val="00D145E8"/>
    <w:rsid w:val="00D146FD"/>
    <w:rsid w:val="00D15071"/>
    <w:rsid w:val="00D15760"/>
    <w:rsid w:val="00D1577B"/>
    <w:rsid w:val="00D15C86"/>
    <w:rsid w:val="00D16080"/>
    <w:rsid w:val="00D1614B"/>
    <w:rsid w:val="00D161A0"/>
    <w:rsid w:val="00D16214"/>
    <w:rsid w:val="00D1683F"/>
    <w:rsid w:val="00D17104"/>
    <w:rsid w:val="00D1777D"/>
    <w:rsid w:val="00D210F5"/>
    <w:rsid w:val="00D215FB"/>
    <w:rsid w:val="00D21747"/>
    <w:rsid w:val="00D2176A"/>
    <w:rsid w:val="00D218EA"/>
    <w:rsid w:val="00D21E47"/>
    <w:rsid w:val="00D2294A"/>
    <w:rsid w:val="00D229C9"/>
    <w:rsid w:val="00D22D03"/>
    <w:rsid w:val="00D22D06"/>
    <w:rsid w:val="00D22E86"/>
    <w:rsid w:val="00D23A33"/>
    <w:rsid w:val="00D23A54"/>
    <w:rsid w:val="00D245A0"/>
    <w:rsid w:val="00D24C93"/>
    <w:rsid w:val="00D24F31"/>
    <w:rsid w:val="00D252F3"/>
    <w:rsid w:val="00D25723"/>
    <w:rsid w:val="00D25D2C"/>
    <w:rsid w:val="00D269C8"/>
    <w:rsid w:val="00D26B42"/>
    <w:rsid w:val="00D27907"/>
    <w:rsid w:val="00D300FA"/>
    <w:rsid w:val="00D300FC"/>
    <w:rsid w:val="00D30363"/>
    <w:rsid w:val="00D3083C"/>
    <w:rsid w:val="00D3191D"/>
    <w:rsid w:val="00D3191F"/>
    <w:rsid w:val="00D31C43"/>
    <w:rsid w:val="00D31C8C"/>
    <w:rsid w:val="00D31DC8"/>
    <w:rsid w:val="00D32761"/>
    <w:rsid w:val="00D328B4"/>
    <w:rsid w:val="00D32C46"/>
    <w:rsid w:val="00D32DD6"/>
    <w:rsid w:val="00D33010"/>
    <w:rsid w:val="00D332E5"/>
    <w:rsid w:val="00D3391C"/>
    <w:rsid w:val="00D34092"/>
    <w:rsid w:val="00D3416A"/>
    <w:rsid w:val="00D345CF"/>
    <w:rsid w:val="00D34F97"/>
    <w:rsid w:val="00D35184"/>
    <w:rsid w:val="00D3535D"/>
    <w:rsid w:val="00D358BE"/>
    <w:rsid w:val="00D35BC6"/>
    <w:rsid w:val="00D36319"/>
    <w:rsid w:val="00D36395"/>
    <w:rsid w:val="00D363B6"/>
    <w:rsid w:val="00D366FF"/>
    <w:rsid w:val="00D367B1"/>
    <w:rsid w:val="00D36A99"/>
    <w:rsid w:val="00D36AFD"/>
    <w:rsid w:val="00D36CB2"/>
    <w:rsid w:val="00D36EE7"/>
    <w:rsid w:val="00D3736D"/>
    <w:rsid w:val="00D377BE"/>
    <w:rsid w:val="00D4088F"/>
    <w:rsid w:val="00D40B51"/>
    <w:rsid w:val="00D40D87"/>
    <w:rsid w:val="00D410D5"/>
    <w:rsid w:val="00D4138E"/>
    <w:rsid w:val="00D41AA6"/>
    <w:rsid w:val="00D41CA6"/>
    <w:rsid w:val="00D41E62"/>
    <w:rsid w:val="00D42EE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DE8"/>
    <w:rsid w:val="00D563FE"/>
    <w:rsid w:val="00D56EF5"/>
    <w:rsid w:val="00D57D25"/>
    <w:rsid w:val="00D601C4"/>
    <w:rsid w:val="00D603D6"/>
    <w:rsid w:val="00D60629"/>
    <w:rsid w:val="00D60750"/>
    <w:rsid w:val="00D6083B"/>
    <w:rsid w:val="00D609D4"/>
    <w:rsid w:val="00D60B47"/>
    <w:rsid w:val="00D616EC"/>
    <w:rsid w:val="00D62727"/>
    <w:rsid w:val="00D6280B"/>
    <w:rsid w:val="00D62873"/>
    <w:rsid w:val="00D62B94"/>
    <w:rsid w:val="00D6321D"/>
    <w:rsid w:val="00D633E1"/>
    <w:rsid w:val="00D634D2"/>
    <w:rsid w:val="00D63575"/>
    <w:rsid w:val="00D63945"/>
    <w:rsid w:val="00D63CB1"/>
    <w:rsid w:val="00D63DC4"/>
    <w:rsid w:val="00D647C8"/>
    <w:rsid w:val="00D64FED"/>
    <w:rsid w:val="00D65110"/>
    <w:rsid w:val="00D65254"/>
    <w:rsid w:val="00D6561D"/>
    <w:rsid w:val="00D65F1E"/>
    <w:rsid w:val="00D66251"/>
    <w:rsid w:val="00D6628E"/>
    <w:rsid w:val="00D669A4"/>
    <w:rsid w:val="00D66DDB"/>
    <w:rsid w:val="00D66FA5"/>
    <w:rsid w:val="00D6767A"/>
    <w:rsid w:val="00D67798"/>
    <w:rsid w:val="00D70110"/>
    <w:rsid w:val="00D7041B"/>
    <w:rsid w:val="00D70662"/>
    <w:rsid w:val="00D706A2"/>
    <w:rsid w:val="00D709E4"/>
    <w:rsid w:val="00D70F67"/>
    <w:rsid w:val="00D716C4"/>
    <w:rsid w:val="00D7181A"/>
    <w:rsid w:val="00D71FA7"/>
    <w:rsid w:val="00D72053"/>
    <w:rsid w:val="00D720C8"/>
    <w:rsid w:val="00D72677"/>
    <w:rsid w:val="00D72C8C"/>
    <w:rsid w:val="00D72C94"/>
    <w:rsid w:val="00D73061"/>
    <w:rsid w:val="00D7392D"/>
    <w:rsid w:val="00D73BCC"/>
    <w:rsid w:val="00D73CAC"/>
    <w:rsid w:val="00D74008"/>
    <w:rsid w:val="00D743F7"/>
    <w:rsid w:val="00D747B6"/>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670"/>
    <w:rsid w:val="00D82695"/>
    <w:rsid w:val="00D827AB"/>
    <w:rsid w:val="00D827AF"/>
    <w:rsid w:val="00D827C7"/>
    <w:rsid w:val="00D828A9"/>
    <w:rsid w:val="00D82921"/>
    <w:rsid w:val="00D829EA"/>
    <w:rsid w:val="00D82BC4"/>
    <w:rsid w:val="00D831BD"/>
    <w:rsid w:val="00D8333D"/>
    <w:rsid w:val="00D835BC"/>
    <w:rsid w:val="00D83778"/>
    <w:rsid w:val="00D837AE"/>
    <w:rsid w:val="00D838B3"/>
    <w:rsid w:val="00D83D32"/>
    <w:rsid w:val="00D842CC"/>
    <w:rsid w:val="00D843BD"/>
    <w:rsid w:val="00D843DF"/>
    <w:rsid w:val="00D844B9"/>
    <w:rsid w:val="00D84657"/>
    <w:rsid w:val="00D848DC"/>
    <w:rsid w:val="00D84B9D"/>
    <w:rsid w:val="00D84C53"/>
    <w:rsid w:val="00D84D6A"/>
    <w:rsid w:val="00D84DAB"/>
    <w:rsid w:val="00D84E0A"/>
    <w:rsid w:val="00D85409"/>
    <w:rsid w:val="00D85BD5"/>
    <w:rsid w:val="00D865F3"/>
    <w:rsid w:val="00D8665E"/>
    <w:rsid w:val="00D86CC3"/>
    <w:rsid w:val="00D87950"/>
    <w:rsid w:val="00D903D3"/>
    <w:rsid w:val="00D904A3"/>
    <w:rsid w:val="00D9115F"/>
    <w:rsid w:val="00D916B3"/>
    <w:rsid w:val="00D91911"/>
    <w:rsid w:val="00D9192D"/>
    <w:rsid w:val="00D91ADA"/>
    <w:rsid w:val="00D91B4B"/>
    <w:rsid w:val="00D920A3"/>
    <w:rsid w:val="00D92641"/>
    <w:rsid w:val="00D92AC3"/>
    <w:rsid w:val="00D92F29"/>
    <w:rsid w:val="00D9333A"/>
    <w:rsid w:val="00D93429"/>
    <w:rsid w:val="00D93654"/>
    <w:rsid w:val="00D939DA"/>
    <w:rsid w:val="00D93CA4"/>
    <w:rsid w:val="00D95547"/>
    <w:rsid w:val="00D9571E"/>
    <w:rsid w:val="00D95799"/>
    <w:rsid w:val="00D96416"/>
    <w:rsid w:val="00D9645B"/>
    <w:rsid w:val="00D96803"/>
    <w:rsid w:val="00D96984"/>
    <w:rsid w:val="00D96A52"/>
    <w:rsid w:val="00D96BCF"/>
    <w:rsid w:val="00D9726B"/>
    <w:rsid w:val="00D97AC0"/>
    <w:rsid w:val="00D97AED"/>
    <w:rsid w:val="00D97D55"/>
    <w:rsid w:val="00DA097F"/>
    <w:rsid w:val="00DA0AB9"/>
    <w:rsid w:val="00DA0B7C"/>
    <w:rsid w:val="00DA0F6B"/>
    <w:rsid w:val="00DA1A67"/>
    <w:rsid w:val="00DA1B28"/>
    <w:rsid w:val="00DA20CC"/>
    <w:rsid w:val="00DA21F6"/>
    <w:rsid w:val="00DA2302"/>
    <w:rsid w:val="00DA24E3"/>
    <w:rsid w:val="00DA2F3D"/>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DEB"/>
    <w:rsid w:val="00DA5E8B"/>
    <w:rsid w:val="00DA6086"/>
    <w:rsid w:val="00DA63E6"/>
    <w:rsid w:val="00DA661C"/>
    <w:rsid w:val="00DA6CFE"/>
    <w:rsid w:val="00DA7201"/>
    <w:rsid w:val="00DA7839"/>
    <w:rsid w:val="00DB0470"/>
    <w:rsid w:val="00DB0C29"/>
    <w:rsid w:val="00DB0F71"/>
    <w:rsid w:val="00DB114B"/>
    <w:rsid w:val="00DB1360"/>
    <w:rsid w:val="00DB1377"/>
    <w:rsid w:val="00DB180B"/>
    <w:rsid w:val="00DB23D2"/>
    <w:rsid w:val="00DB273A"/>
    <w:rsid w:val="00DB2C84"/>
    <w:rsid w:val="00DB2D6E"/>
    <w:rsid w:val="00DB2F9B"/>
    <w:rsid w:val="00DB3028"/>
    <w:rsid w:val="00DB30AA"/>
    <w:rsid w:val="00DB32B1"/>
    <w:rsid w:val="00DB33FB"/>
    <w:rsid w:val="00DB3935"/>
    <w:rsid w:val="00DB3F93"/>
    <w:rsid w:val="00DB475C"/>
    <w:rsid w:val="00DB487C"/>
    <w:rsid w:val="00DB4979"/>
    <w:rsid w:val="00DB49B6"/>
    <w:rsid w:val="00DB588D"/>
    <w:rsid w:val="00DB5A3F"/>
    <w:rsid w:val="00DB5B59"/>
    <w:rsid w:val="00DB5C59"/>
    <w:rsid w:val="00DB5F0C"/>
    <w:rsid w:val="00DB6611"/>
    <w:rsid w:val="00DB6D01"/>
    <w:rsid w:val="00DB7145"/>
    <w:rsid w:val="00DB745B"/>
    <w:rsid w:val="00DB7723"/>
    <w:rsid w:val="00DB78AE"/>
    <w:rsid w:val="00DB7D74"/>
    <w:rsid w:val="00DB7DD4"/>
    <w:rsid w:val="00DC008A"/>
    <w:rsid w:val="00DC0150"/>
    <w:rsid w:val="00DC02D3"/>
    <w:rsid w:val="00DC02E4"/>
    <w:rsid w:val="00DC032A"/>
    <w:rsid w:val="00DC0444"/>
    <w:rsid w:val="00DC0590"/>
    <w:rsid w:val="00DC0EDE"/>
    <w:rsid w:val="00DC0FB6"/>
    <w:rsid w:val="00DC1165"/>
    <w:rsid w:val="00DC16F0"/>
    <w:rsid w:val="00DC1ABC"/>
    <w:rsid w:val="00DC1BA1"/>
    <w:rsid w:val="00DC1F65"/>
    <w:rsid w:val="00DC2082"/>
    <w:rsid w:val="00DC2115"/>
    <w:rsid w:val="00DC2792"/>
    <w:rsid w:val="00DC2C92"/>
    <w:rsid w:val="00DC2F45"/>
    <w:rsid w:val="00DC35C8"/>
    <w:rsid w:val="00DC3FF2"/>
    <w:rsid w:val="00DC41FD"/>
    <w:rsid w:val="00DC4C70"/>
    <w:rsid w:val="00DC5295"/>
    <w:rsid w:val="00DC55C6"/>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437"/>
    <w:rsid w:val="00DD05C1"/>
    <w:rsid w:val="00DD07E5"/>
    <w:rsid w:val="00DD0BAC"/>
    <w:rsid w:val="00DD1219"/>
    <w:rsid w:val="00DD1366"/>
    <w:rsid w:val="00DD1482"/>
    <w:rsid w:val="00DD1F92"/>
    <w:rsid w:val="00DD24FC"/>
    <w:rsid w:val="00DD2501"/>
    <w:rsid w:val="00DD2E2C"/>
    <w:rsid w:val="00DD31E4"/>
    <w:rsid w:val="00DD31E9"/>
    <w:rsid w:val="00DD32FF"/>
    <w:rsid w:val="00DD3440"/>
    <w:rsid w:val="00DD3844"/>
    <w:rsid w:val="00DD4087"/>
    <w:rsid w:val="00DD485C"/>
    <w:rsid w:val="00DD4936"/>
    <w:rsid w:val="00DD4D1E"/>
    <w:rsid w:val="00DD4E26"/>
    <w:rsid w:val="00DD51D1"/>
    <w:rsid w:val="00DD51F8"/>
    <w:rsid w:val="00DD526A"/>
    <w:rsid w:val="00DD52C0"/>
    <w:rsid w:val="00DD541D"/>
    <w:rsid w:val="00DD5429"/>
    <w:rsid w:val="00DD55A3"/>
    <w:rsid w:val="00DD5DCB"/>
    <w:rsid w:val="00DD6144"/>
    <w:rsid w:val="00DD65B4"/>
    <w:rsid w:val="00DD69B9"/>
    <w:rsid w:val="00DD6A17"/>
    <w:rsid w:val="00DD6CC6"/>
    <w:rsid w:val="00DD7FB5"/>
    <w:rsid w:val="00DE05A8"/>
    <w:rsid w:val="00DE0DAE"/>
    <w:rsid w:val="00DE1E3D"/>
    <w:rsid w:val="00DE33E3"/>
    <w:rsid w:val="00DE34B8"/>
    <w:rsid w:val="00DE35AE"/>
    <w:rsid w:val="00DE3C04"/>
    <w:rsid w:val="00DE3EBB"/>
    <w:rsid w:val="00DE4800"/>
    <w:rsid w:val="00DE48E9"/>
    <w:rsid w:val="00DE495B"/>
    <w:rsid w:val="00DE4A20"/>
    <w:rsid w:val="00DE4D15"/>
    <w:rsid w:val="00DE4D1F"/>
    <w:rsid w:val="00DE5004"/>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4FF"/>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53E"/>
    <w:rsid w:val="00DF7ADB"/>
    <w:rsid w:val="00E00323"/>
    <w:rsid w:val="00E00A83"/>
    <w:rsid w:val="00E00C2C"/>
    <w:rsid w:val="00E00E56"/>
    <w:rsid w:val="00E01214"/>
    <w:rsid w:val="00E02203"/>
    <w:rsid w:val="00E022E3"/>
    <w:rsid w:val="00E0249A"/>
    <w:rsid w:val="00E024A4"/>
    <w:rsid w:val="00E02533"/>
    <w:rsid w:val="00E02EF6"/>
    <w:rsid w:val="00E03479"/>
    <w:rsid w:val="00E039C0"/>
    <w:rsid w:val="00E03EF5"/>
    <w:rsid w:val="00E042CF"/>
    <w:rsid w:val="00E04309"/>
    <w:rsid w:val="00E04463"/>
    <w:rsid w:val="00E046E8"/>
    <w:rsid w:val="00E0478E"/>
    <w:rsid w:val="00E04C2F"/>
    <w:rsid w:val="00E05606"/>
    <w:rsid w:val="00E05936"/>
    <w:rsid w:val="00E059C8"/>
    <w:rsid w:val="00E05DAC"/>
    <w:rsid w:val="00E066BF"/>
    <w:rsid w:val="00E070AC"/>
    <w:rsid w:val="00E07116"/>
    <w:rsid w:val="00E07117"/>
    <w:rsid w:val="00E1037E"/>
    <w:rsid w:val="00E107E7"/>
    <w:rsid w:val="00E108EC"/>
    <w:rsid w:val="00E10903"/>
    <w:rsid w:val="00E1097F"/>
    <w:rsid w:val="00E10E13"/>
    <w:rsid w:val="00E110D2"/>
    <w:rsid w:val="00E112EA"/>
    <w:rsid w:val="00E119F7"/>
    <w:rsid w:val="00E11C4A"/>
    <w:rsid w:val="00E11F06"/>
    <w:rsid w:val="00E12059"/>
    <w:rsid w:val="00E12169"/>
    <w:rsid w:val="00E12725"/>
    <w:rsid w:val="00E12B66"/>
    <w:rsid w:val="00E13059"/>
    <w:rsid w:val="00E13258"/>
    <w:rsid w:val="00E1349E"/>
    <w:rsid w:val="00E135F7"/>
    <w:rsid w:val="00E13A18"/>
    <w:rsid w:val="00E13B9A"/>
    <w:rsid w:val="00E13E1F"/>
    <w:rsid w:val="00E13E82"/>
    <w:rsid w:val="00E1448E"/>
    <w:rsid w:val="00E145C7"/>
    <w:rsid w:val="00E14701"/>
    <w:rsid w:val="00E147BC"/>
    <w:rsid w:val="00E149B3"/>
    <w:rsid w:val="00E15636"/>
    <w:rsid w:val="00E1585D"/>
    <w:rsid w:val="00E158FB"/>
    <w:rsid w:val="00E15D36"/>
    <w:rsid w:val="00E15FE4"/>
    <w:rsid w:val="00E16883"/>
    <w:rsid w:val="00E16CB3"/>
    <w:rsid w:val="00E17266"/>
    <w:rsid w:val="00E17365"/>
    <w:rsid w:val="00E175A3"/>
    <w:rsid w:val="00E175F4"/>
    <w:rsid w:val="00E17659"/>
    <w:rsid w:val="00E17969"/>
    <w:rsid w:val="00E17FB3"/>
    <w:rsid w:val="00E20067"/>
    <w:rsid w:val="00E20332"/>
    <w:rsid w:val="00E204EB"/>
    <w:rsid w:val="00E2052F"/>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10"/>
    <w:rsid w:val="00E239CB"/>
    <w:rsid w:val="00E23BF9"/>
    <w:rsid w:val="00E24696"/>
    <w:rsid w:val="00E24B34"/>
    <w:rsid w:val="00E253A5"/>
    <w:rsid w:val="00E26A26"/>
    <w:rsid w:val="00E26AB3"/>
    <w:rsid w:val="00E26EAC"/>
    <w:rsid w:val="00E27042"/>
    <w:rsid w:val="00E2756F"/>
    <w:rsid w:val="00E2765C"/>
    <w:rsid w:val="00E27797"/>
    <w:rsid w:val="00E2783B"/>
    <w:rsid w:val="00E27C2D"/>
    <w:rsid w:val="00E27DE1"/>
    <w:rsid w:val="00E27EBB"/>
    <w:rsid w:val="00E27F1B"/>
    <w:rsid w:val="00E303ED"/>
    <w:rsid w:val="00E30557"/>
    <w:rsid w:val="00E30985"/>
    <w:rsid w:val="00E310E2"/>
    <w:rsid w:val="00E31335"/>
    <w:rsid w:val="00E31424"/>
    <w:rsid w:val="00E31732"/>
    <w:rsid w:val="00E318C7"/>
    <w:rsid w:val="00E3203B"/>
    <w:rsid w:val="00E327F9"/>
    <w:rsid w:val="00E32CE3"/>
    <w:rsid w:val="00E32F43"/>
    <w:rsid w:val="00E33539"/>
    <w:rsid w:val="00E34539"/>
    <w:rsid w:val="00E34690"/>
    <w:rsid w:val="00E34BB9"/>
    <w:rsid w:val="00E34D58"/>
    <w:rsid w:val="00E34D6F"/>
    <w:rsid w:val="00E34FCC"/>
    <w:rsid w:val="00E35660"/>
    <w:rsid w:val="00E35940"/>
    <w:rsid w:val="00E35D04"/>
    <w:rsid w:val="00E35D33"/>
    <w:rsid w:val="00E360BC"/>
    <w:rsid w:val="00E3650D"/>
    <w:rsid w:val="00E36976"/>
    <w:rsid w:val="00E37797"/>
    <w:rsid w:val="00E37EC8"/>
    <w:rsid w:val="00E40160"/>
    <w:rsid w:val="00E40E4C"/>
    <w:rsid w:val="00E41DB4"/>
    <w:rsid w:val="00E425C0"/>
    <w:rsid w:val="00E428A7"/>
    <w:rsid w:val="00E429BB"/>
    <w:rsid w:val="00E429FA"/>
    <w:rsid w:val="00E42C4C"/>
    <w:rsid w:val="00E43E64"/>
    <w:rsid w:val="00E441E2"/>
    <w:rsid w:val="00E4491E"/>
    <w:rsid w:val="00E44B63"/>
    <w:rsid w:val="00E44DFE"/>
    <w:rsid w:val="00E452F2"/>
    <w:rsid w:val="00E45C5B"/>
    <w:rsid w:val="00E45E4C"/>
    <w:rsid w:val="00E45FA3"/>
    <w:rsid w:val="00E4619D"/>
    <w:rsid w:val="00E469ED"/>
    <w:rsid w:val="00E471A2"/>
    <w:rsid w:val="00E47410"/>
    <w:rsid w:val="00E4742F"/>
    <w:rsid w:val="00E4787F"/>
    <w:rsid w:val="00E47CA7"/>
    <w:rsid w:val="00E47F80"/>
    <w:rsid w:val="00E5030C"/>
    <w:rsid w:val="00E50772"/>
    <w:rsid w:val="00E508EA"/>
    <w:rsid w:val="00E50B92"/>
    <w:rsid w:val="00E50E20"/>
    <w:rsid w:val="00E510C4"/>
    <w:rsid w:val="00E51A08"/>
    <w:rsid w:val="00E51B63"/>
    <w:rsid w:val="00E51D11"/>
    <w:rsid w:val="00E51E63"/>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3F90"/>
    <w:rsid w:val="00E5435C"/>
    <w:rsid w:val="00E544BF"/>
    <w:rsid w:val="00E5475E"/>
    <w:rsid w:val="00E54955"/>
    <w:rsid w:val="00E54A69"/>
    <w:rsid w:val="00E54D50"/>
    <w:rsid w:val="00E553A2"/>
    <w:rsid w:val="00E55851"/>
    <w:rsid w:val="00E558D9"/>
    <w:rsid w:val="00E55A9E"/>
    <w:rsid w:val="00E55B69"/>
    <w:rsid w:val="00E55D87"/>
    <w:rsid w:val="00E56004"/>
    <w:rsid w:val="00E571F2"/>
    <w:rsid w:val="00E57D18"/>
    <w:rsid w:val="00E602B7"/>
    <w:rsid w:val="00E6091E"/>
    <w:rsid w:val="00E60E33"/>
    <w:rsid w:val="00E60FB4"/>
    <w:rsid w:val="00E60FEE"/>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4778"/>
    <w:rsid w:val="00E64BBA"/>
    <w:rsid w:val="00E65016"/>
    <w:rsid w:val="00E6598D"/>
    <w:rsid w:val="00E65B06"/>
    <w:rsid w:val="00E66F18"/>
    <w:rsid w:val="00E670E3"/>
    <w:rsid w:val="00E67684"/>
    <w:rsid w:val="00E678D7"/>
    <w:rsid w:val="00E67AE5"/>
    <w:rsid w:val="00E67BAE"/>
    <w:rsid w:val="00E70064"/>
    <w:rsid w:val="00E70127"/>
    <w:rsid w:val="00E703E6"/>
    <w:rsid w:val="00E704C3"/>
    <w:rsid w:val="00E70A34"/>
    <w:rsid w:val="00E70B43"/>
    <w:rsid w:val="00E71159"/>
    <w:rsid w:val="00E711C3"/>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4ED7"/>
    <w:rsid w:val="00E75BDA"/>
    <w:rsid w:val="00E75FF1"/>
    <w:rsid w:val="00E76339"/>
    <w:rsid w:val="00E76D21"/>
    <w:rsid w:val="00E76D35"/>
    <w:rsid w:val="00E771F9"/>
    <w:rsid w:val="00E7777C"/>
    <w:rsid w:val="00E80A3E"/>
    <w:rsid w:val="00E80AF7"/>
    <w:rsid w:val="00E80F6F"/>
    <w:rsid w:val="00E816E9"/>
    <w:rsid w:val="00E81CC8"/>
    <w:rsid w:val="00E81FDE"/>
    <w:rsid w:val="00E82047"/>
    <w:rsid w:val="00E82951"/>
    <w:rsid w:val="00E82BBD"/>
    <w:rsid w:val="00E82DD8"/>
    <w:rsid w:val="00E83152"/>
    <w:rsid w:val="00E834F2"/>
    <w:rsid w:val="00E83B71"/>
    <w:rsid w:val="00E83BD5"/>
    <w:rsid w:val="00E8468E"/>
    <w:rsid w:val="00E84C24"/>
    <w:rsid w:val="00E84D27"/>
    <w:rsid w:val="00E84F8F"/>
    <w:rsid w:val="00E852ED"/>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EEF"/>
    <w:rsid w:val="00E9257E"/>
    <w:rsid w:val="00E9259E"/>
    <w:rsid w:val="00E92794"/>
    <w:rsid w:val="00E93177"/>
    <w:rsid w:val="00E9371E"/>
    <w:rsid w:val="00E93A6C"/>
    <w:rsid w:val="00E943B7"/>
    <w:rsid w:val="00E94652"/>
    <w:rsid w:val="00E94693"/>
    <w:rsid w:val="00E953A2"/>
    <w:rsid w:val="00E958A5"/>
    <w:rsid w:val="00E95DD3"/>
    <w:rsid w:val="00E95EFF"/>
    <w:rsid w:val="00E9606B"/>
    <w:rsid w:val="00E96250"/>
    <w:rsid w:val="00E9692F"/>
    <w:rsid w:val="00E96B50"/>
    <w:rsid w:val="00E96FA7"/>
    <w:rsid w:val="00E96FF2"/>
    <w:rsid w:val="00E971CA"/>
    <w:rsid w:val="00E97509"/>
    <w:rsid w:val="00E97914"/>
    <w:rsid w:val="00E97BC7"/>
    <w:rsid w:val="00E97C62"/>
    <w:rsid w:val="00E97E18"/>
    <w:rsid w:val="00EA0316"/>
    <w:rsid w:val="00EA05A1"/>
    <w:rsid w:val="00EA0E1C"/>
    <w:rsid w:val="00EA1561"/>
    <w:rsid w:val="00EA26DB"/>
    <w:rsid w:val="00EA2D91"/>
    <w:rsid w:val="00EA353B"/>
    <w:rsid w:val="00EA3607"/>
    <w:rsid w:val="00EA567F"/>
    <w:rsid w:val="00EA5ACB"/>
    <w:rsid w:val="00EA5FE3"/>
    <w:rsid w:val="00EA6335"/>
    <w:rsid w:val="00EA660F"/>
    <w:rsid w:val="00EA68D5"/>
    <w:rsid w:val="00EA6ADC"/>
    <w:rsid w:val="00EA6B97"/>
    <w:rsid w:val="00EA6F9A"/>
    <w:rsid w:val="00EA7569"/>
    <w:rsid w:val="00EA784A"/>
    <w:rsid w:val="00EB001C"/>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138"/>
    <w:rsid w:val="00EB745C"/>
    <w:rsid w:val="00EB7939"/>
    <w:rsid w:val="00EB7DED"/>
    <w:rsid w:val="00EC03E1"/>
    <w:rsid w:val="00EC054A"/>
    <w:rsid w:val="00EC1677"/>
    <w:rsid w:val="00EC175F"/>
    <w:rsid w:val="00EC1E45"/>
    <w:rsid w:val="00EC1EEF"/>
    <w:rsid w:val="00EC2393"/>
    <w:rsid w:val="00EC2816"/>
    <w:rsid w:val="00EC32E1"/>
    <w:rsid w:val="00EC3ABD"/>
    <w:rsid w:val="00EC45F0"/>
    <w:rsid w:val="00EC4981"/>
    <w:rsid w:val="00EC517F"/>
    <w:rsid w:val="00EC5560"/>
    <w:rsid w:val="00EC557B"/>
    <w:rsid w:val="00EC5786"/>
    <w:rsid w:val="00EC58E7"/>
    <w:rsid w:val="00EC5A2A"/>
    <w:rsid w:val="00EC5C4A"/>
    <w:rsid w:val="00EC5E9A"/>
    <w:rsid w:val="00EC5F39"/>
    <w:rsid w:val="00EC62F4"/>
    <w:rsid w:val="00EC639C"/>
    <w:rsid w:val="00EC6973"/>
    <w:rsid w:val="00EC6AE2"/>
    <w:rsid w:val="00EC7690"/>
    <w:rsid w:val="00EC76BB"/>
    <w:rsid w:val="00EC7C21"/>
    <w:rsid w:val="00EC7DD3"/>
    <w:rsid w:val="00ED034E"/>
    <w:rsid w:val="00ED035B"/>
    <w:rsid w:val="00ED046B"/>
    <w:rsid w:val="00ED0AB0"/>
    <w:rsid w:val="00ED0DDE"/>
    <w:rsid w:val="00ED179B"/>
    <w:rsid w:val="00ED1BBA"/>
    <w:rsid w:val="00ED20FC"/>
    <w:rsid w:val="00ED2A24"/>
    <w:rsid w:val="00ED2D3E"/>
    <w:rsid w:val="00ED408C"/>
    <w:rsid w:val="00ED40BB"/>
    <w:rsid w:val="00ED4257"/>
    <w:rsid w:val="00ED4366"/>
    <w:rsid w:val="00ED4E74"/>
    <w:rsid w:val="00ED50D8"/>
    <w:rsid w:val="00ED50E4"/>
    <w:rsid w:val="00ED522E"/>
    <w:rsid w:val="00ED53DA"/>
    <w:rsid w:val="00ED5423"/>
    <w:rsid w:val="00ED5B81"/>
    <w:rsid w:val="00ED5BB3"/>
    <w:rsid w:val="00ED5BD8"/>
    <w:rsid w:val="00ED6247"/>
    <w:rsid w:val="00ED641F"/>
    <w:rsid w:val="00ED6B84"/>
    <w:rsid w:val="00ED6D93"/>
    <w:rsid w:val="00ED6F10"/>
    <w:rsid w:val="00ED6F3C"/>
    <w:rsid w:val="00ED7075"/>
    <w:rsid w:val="00ED74D9"/>
    <w:rsid w:val="00ED7672"/>
    <w:rsid w:val="00ED7B9F"/>
    <w:rsid w:val="00EE063F"/>
    <w:rsid w:val="00EE09C8"/>
    <w:rsid w:val="00EE0F33"/>
    <w:rsid w:val="00EE110F"/>
    <w:rsid w:val="00EE11D9"/>
    <w:rsid w:val="00EE122F"/>
    <w:rsid w:val="00EE1A3F"/>
    <w:rsid w:val="00EE1BF6"/>
    <w:rsid w:val="00EE1C25"/>
    <w:rsid w:val="00EE2A81"/>
    <w:rsid w:val="00EE2E3D"/>
    <w:rsid w:val="00EE2F37"/>
    <w:rsid w:val="00EE3199"/>
    <w:rsid w:val="00EE3BAE"/>
    <w:rsid w:val="00EE421B"/>
    <w:rsid w:val="00EE4A63"/>
    <w:rsid w:val="00EE54E7"/>
    <w:rsid w:val="00EE54EB"/>
    <w:rsid w:val="00EE597B"/>
    <w:rsid w:val="00EE5C16"/>
    <w:rsid w:val="00EE791E"/>
    <w:rsid w:val="00EF03E1"/>
    <w:rsid w:val="00EF09CE"/>
    <w:rsid w:val="00EF0F19"/>
    <w:rsid w:val="00EF1109"/>
    <w:rsid w:val="00EF14BA"/>
    <w:rsid w:val="00EF21D3"/>
    <w:rsid w:val="00EF269C"/>
    <w:rsid w:val="00EF2A28"/>
    <w:rsid w:val="00EF2DA6"/>
    <w:rsid w:val="00EF3858"/>
    <w:rsid w:val="00EF3F99"/>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9B"/>
    <w:rsid w:val="00F00AAB"/>
    <w:rsid w:val="00F00D57"/>
    <w:rsid w:val="00F01202"/>
    <w:rsid w:val="00F014DE"/>
    <w:rsid w:val="00F01A8F"/>
    <w:rsid w:val="00F01AB9"/>
    <w:rsid w:val="00F01C39"/>
    <w:rsid w:val="00F01E4C"/>
    <w:rsid w:val="00F02814"/>
    <w:rsid w:val="00F02832"/>
    <w:rsid w:val="00F028E5"/>
    <w:rsid w:val="00F02921"/>
    <w:rsid w:val="00F0311C"/>
    <w:rsid w:val="00F033E7"/>
    <w:rsid w:val="00F04072"/>
    <w:rsid w:val="00F04221"/>
    <w:rsid w:val="00F04890"/>
    <w:rsid w:val="00F04E4A"/>
    <w:rsid w:val="00F054CC"/>
    <w:rsid w:val="00F05C98"/>
    <w:rsid w:val="00F0645A"/>
    <w:rsid w:val="00F06D99"/>
    <w:rsid w:val="00F06FD7"/>
    <w:rsid w:val="00F070D8"/>
    <w:rsid w:val="00F0718D"/>
    <w:rsid w:val="00F073CE"/>
    <w:rsid w:val="00F07C85"/>
    <w:rsid w:val="00F07DBA"/>
    <w:rsid w:val="00F07E6C"/>
    <w:rsid w:val="00F10D92"/>
    <w:rsid w:val="00F10DEE"/>
    <w:rsid w:val="00F11334"/>
    <w:rsid w:val="00F11664"/>
    <w:rsid w:val="00F119CA"/>
    <w:rsid w:val="00F12145"/>
    <w:rsid w:val="00F1221D"/>
    <w:rsid w:val="00F12397"/>
    <w:rsid w:val="00F123A4"/>
    <w:rsid w:val="00F12542"/>
    <w:rsid w:val="00F1311C"/>
    <w:rsid w:val="00F13568"/>
    <w:rsid w:val="00F1380B"/>
    <w:rsid w:val="00F142B6"/>
    <w:rsid w:val="00F144CA"/>
    <w:rsid w:val="00F14535"/>
    <w:rsid w:val="00F1499E"/>
    <w:rsid w:val="00F15375"/>
    <w:rsid w:val="00F15424"/>
    <w:rsid w:val="00F154CA"/>
    <w:rsid w:val="00F15B8E"/>
    <w:rsid w:val="00F162B9"/>
    <w:rsid w:val="00F16556"/>
    <w:rsid w:val="00F16864"/>
    <w:rsid w:val="00F16AA0"/>
    <w:rsid w:val="00F1722D"/>
    <w:rsid w:val="00F177F8"/>
    <w:rsid w:val="00F17DCB"/>
    <w:rsid w:val="00F17EEE"/>
    <w:rsid w:val="00F2015C"/>
    <w:rsid w:val="00F205D4"/>
    <w:rsid w:val="00F20960"/>
    <w:rsid w:val="00F20DAC"/>
    <w:rsid w:val="00F2111F"/>
    <w:rsid w:val="00F2161A"/>
    <w:rsid w:val="00F21D5B"/>
    <w:rsid w:val="00F21E98"/>
    <w:rsid w:val="00F224C8"/>
    <w:rsid w:val="00F226D4"/>
    <w:rsid w:val="00F227D5"/>
    <w:rsid w:val="00F228BB"/>
    <w:rsid w:val="00F22A79"/>
    <w:rsid w:val="00F230A8"/>
    <w:rsid w:val="00F23509"/>
    <w:rsid w:val="00F23B72"/>
    <w:rsid w:val="00F24133"/>
    <w:rsid w:val="00F24A2A"/>
    <w:rsid w:val="00F24B50"/>
    <w:rsid w:val="00F24C9A"/>
    <w:rsid w:val="00F25226"/>
    <w:rsid w:val="00F25311"/>
    <w:rsid w:val="00F25BE5"/>
    <w:rsid w:val="00F25F00"/>
    <w:rsid w:val="00F267DC"/>
    <w:rsid w:val="00F272C4"/>
    <w:rsid w:val="00F2748B"/>
    <w:rsid w:val="00F27C0E"/>
    <w:rsid w:val="00F27DEE"/>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3471"/>
    <w:rsid w:val="00F34133"/>
    <w:rsid w:val="00F34318"/>
    <w:rsid w:val="00F3454F"/>
    <w:rsid w:val="00F3461C"/>
    <w:rsid w:val="00F347C5"/>
    <w:rsid w:val="00F350F9"/>
    <w:rsid w:val="00F3587A"/>
    <w:rsid w:val="00F35EDF"/>
    <w:rsid w:val="00F35F80"/>
    <w:rsid w:val="00F362A1"/>
    <w:rsid w:val="00F363AF"/>
    <w:rsid w:val="00F363EC"/>
    <w:rsid w:val="00F36645"/>
    <w:rsid w:val="00F36914"/>
    <w:rsid w:val="00F40245"/>
    <w:rsid w:val="00F40957"/>
    <w:rsid w:val="00F40B77"/>
    <w:rsid w:val="00F41545"/>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0DA"/>
    <w:rsid w:val="00F503E8"/>
    <w:rsid w:val="00F5081F"/>
    <w:rsid w:val="00F50C90"/>
    <w:rsid w:val="00F50DC2"/>
    <w:rsid w:val="00F50F06"/>
    <w:rsid w:val="00F5106F"/>
    <w:rsid w:val="00F51AA3"/>
    <w:rsid w:val="00F51FD2"/>
    <w:rsid w:val="00F52457"/>
    <w:rsid w:val="00F52EFA"/>
    <w:rsid w:val="00F53112"/>
    <w:rsid w:val="00F53146"/>
    <w:rsid w:val="00F53658"/>
    <w:rsid w:val="00F54138"/>
    <w:rsid w:val="00F542FE"/>
    <w:rsid w:val="00F54875"/>
    <w:rsid w:val="00F54EED"/>
    <w:rsid w:val="00F554C2"/>
    <w:rsid w:val="00F559E9"/>
    <w:rsid w:val="00F564DC"/>
    <w:rsid w:val="00F565BD"/>
    <w:rsid w:val="00F56679"/>
    <w:rsid w:val="00F56738"/>
    <w:rsid w:val="00F567D0"/>
    <w:rsid w:val="00F5757E"/>
    <w:rsid w:val="00F57D42"/>
    <w:rsid w:val="00F57E60"/>
    <w:rsid w:val="00F57F9E"/>
    <w:rsid w:val="00F604ED"/>
    <w:rsid w:val="00F606DE"/>
    <w:rsid w:val="00F60714"/>
    <w:rsid w:val="00F607D7"/>
    <w:rsid w:val="00F61725"/>
    <w:rsid w:val="00F61CEF"/>
    <w:rsid w:val="00F6200B"/>
    <w:rsid w:val="00F620A2"/>
    <w:rsid w:val="00F62877"/>
    <w:rsid w:val="00F62CFD"/>
    <w:rsid w:val="00F6337B"/>
    <w:rsid w:val="00F6347E"/>
    <w:rsid w:val="00F634AD"/>
    <w:rsid w:val="00F6381E"/>
    <w:rsid w:val="00F638EA"/>
    <w:rsid w:val="00F63F32"/>
    <w:rsid w:val="00F64627"/>
    <w:rsid w:val="00F64971"/>
    <w:rsid w:val="00F64BB9"/>
    <w:rsid w:val="00F64ECB"/>
    <w:rsid w:val="00F65140"/>
    <w:rsid w:val="00F6675D"/>
    <w:rsid w:val="00F66821"/>
    <w:rsid w:val="00F66D31"/>
    <w:rsid w:val="00F66FE5"/>
    <w:rsid w:val="00F6758A"/>
    <w:rsid w:val="00F67CD3"/>
    <w:rsid w:val="00F70431"/>
    <w:rsid w:val="00F7099E"/>
    <w:rsid w:val="00F714F4"/>
    <w:rsid w:val="00F71819"/>
    <w:rsid w:val="00F72049"/>
    <w:rsid w:val="00F72CC5"/>
    <w:rsid w:val="00F72ED5"/>
    <w:rsid w:val="00F73076"/>
    <w:rsid w:val="00F730C1"/>
    <w:rsid w:val="00F73253"/>
    <w:rsid w:val="00F73341"/>
    <w:rsid w:val="00F733E7"/>
    <w:rsid w:val="00F7345D"/>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655"/>
    <w:rsid w:val="00F76EE3"/>
    <w:rsid w:val="00F76FF5"/>
    <w:rsid w:val="00F76FF6"/>
    <w:rsid w:val="00F778C7"/>
    <w:rsid w:val="00F80060"/>
    <w:rsid w:val="00F804F2"/>
    <w:rsid w:val="00F8065E"/>
    <w:rsid w:val="00F8075C"/>
    <w:rsid w:val="00F8079B"/>
    <w:rsid w:val="00F8086F"/>
    <w:rsid w:val="00F8091F"/>
    <w:rsid w:val="00F80F63"/>
    <w:rsid w:val="00F8117D"/>
    <w:rsid w:val="00F82010"/>
    <w:rsid w:val="00F82601"/>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365"/>
    <w:rsid w:val="00F946DD"/>
    <w:rsid w:val="00F955ED"/>
    <w:rsid w:val="00F95665"/>
    <w:rsid w:val="00F95790"/>
    <w:rsid w:val="00F95AFF"/>
    <w:rsid w:val="00F95B4C"/>
    <w:rsid w:val="00F95B88"/>
    <w:rsid w:val="00F960EE"/>
    <w:rsid w:val="00F9638E"/>
    <w:rsid w:val="00F9721D"/>
    <w:rsid w:val="00F97966"/>
    <w:rsid w:val="00F97B72"/>
    <w:rsid w:val="00F97D67"/>
    <w:rsid w:val="00F97DE5"/>
    <w:rsid w:val="00F97FF9"/>
    <w:rsid w:val="00FA078A"/>
    <w:rsid w:val="00FA089D"/>
    <w:rsid w:val="00FA0B75"/>
    <w:rsid w:val="00FA0BF8"/>
    <w:rsid w:val="00FA0FF1"/>
    <w:rsid w:val="00FA10B6"/>
    <w:rsid w:val="00FA117C"/>
    <w:rsid w:val="00FA1E82"/>
    <w:rsid w:val="00FA2148"/>
    <w:rsid w:val="00FA2A95"/>
    <w:rsid w:val="00FA2DCB"/>
    <w:rsid w:val="00FA2E06"/>
    <w:rsid w:val="00FA359C"/>
    <w:rsid w:val="00FA35B4"/>
    <w:rsid w:val="00FA3A2F"/>
    <w:rsid w:val="00FA3B62"/>
    <w:rsid w:val="00FA4065"/>
    <w:rsid w:val="00FA45EB"/>
    <w:rsid w:val="00FA47DC"/>
    <w:rsid w:val="00FA4830"/>
    <w:rsid w:val="00FA54C6"/>
    <w:rsid w:val="00FA5C91"/>
    <w:rsid w:val="00FA60A0"/>
    <w:rsid w:val="00FA65CC"/>
    <w:rsid w:val="00FA6C31"/>
    <w:rsid w:val="00FA7001"/>
    <w:rsid w:val="00FA7326"/>
    <w:rsid w:val="00FA78F4"/>
    <w:rsid w:val="00FA7912"/>
    <w:rsid w:val="00FA7BBB"/>
    <w:rsid w:val="00FA7CFB"/>
    <w:rsid w:val="00FB048E"/>
    <w:rsid w:val="00FB0609"/>
    <w:rsid w:val="00FB07AD"/>
    <w:rsid w:val="00FB0807"/>
    <w:rsid w:val="00FB083B"/>
    <w:rsid w:val="00FB0CA8"/>
    <w:rsid w:val="00FB0CDE"/>
    <w:rsid w:val="00FB0EAF"/>
    <w:rsid w:val="00FB27AF"/>
    <w:rsid w:val="00FB27FF"/>
    <w:rsid w:val="00FB2834"/>
    <w:rsid w:val="00FB2A07"/>
    <w:rsid w:val="00FB2AE1"/>
    <w:rsid w:val="00FB2C1F"/>
    <w:rsid w:val="00FB3592"/>
    <w:rsid w:val="00FB385B"/>
    <w:rsid w:val="00FB3A04"/>
    <w:rsid w:val="00FB4BC5"/>
    <w:rsid w:val="00FB4DC9"/>
    <w:rsid w:val="00FB5577"/>
    <w:rsid w:val="00FB6308"/>
    <w:rsid w:val="00FB6EEC"/>
    <w:rsid w:val="00FB7201"/>
    <w:rsid w:val="00FC0961"/>
    <w:rsid w:val="00FC19CA"/>
    <w:rsid w:val="00FC1D60"/>
    <w:rsid w:val="00FC22F2"/>
    <w:rsid w:val="00FC238C"/>
    <w:rsid w:val="00FC2839"/>
    <w:rsid w:val="00FC2922"/>
    <w:rsid w:val="00FC2B0D"/>
    <w:rsid w:val="00FC2B2C"/>
    <w:rsid w:val="00FC2CBD"/>
    <w:rsid w:val="00FC3697"/>
    <w:rsid w:val="00FC3A0B"/>
    <w:rsid w:val="00FC3BDD"/>
    <w:rsid w:val="00FC3E8A"/>
    <w:rsid w:val="00FC3FF1"/>
    <w:rsid w:val="00FC43EC"/>
    <w:rsid w:val="00FC4FA7"/>
    <w:rsid w:val="00FC4FF4"/>
    <w:rsid w:val="00FC5646"/>
    <w:rsid w:val="00FC573E"/>
    <w:rsid w:val="00FC5D3E"/>
    <w:rsid w:val="00FC6025"/>
    <w:rsid w:val="00FC6835"/>
    <w:rsid w:val="00FC6BC4"/>
    <w:rsid w:val="00FC6C0C"/>
    <w:rsid w:val="00FC723F"/>
    <w:rsid w:val="00FC7707"/>
    <w:rsid w:val="00FC7ED7"/>
    <w:rsid w:val="00FC7F85"/>
    <w:rsid w:val="00FD0312"/>
    <w:rsid w:val="00FD167B"/>
    <w:rsid w:val="00FD16B3"/>
    <w:rsid w:val="00FD20D3"/>
    <w:rsid w:val="00FD295B"/>
    <w:rsid w:val="00FD2A40"/>
    <w:rsid w:val="00FD2FA2"/>
    <w:rsid w:val="00FD2FB8"/>
    <w:rsid w:val="00FD3321"/>
    <w:rsid w:val="00FD35D3"/>
    <w:rsid w:val="00FD37FF"/>
    <w:rsid w:val="00FD3804"/>
    <w:rsid w:val="00FD387B"/>
    <w:rsid w:val="00FD3FBF"/>
    <w:rsid w:val="00FD451E"/>
    <w:rsid w:val="00FD4A92"/>
    <w:rsid w:val="00FD4F45"/>
    <w:rsid w:val="00FD5100"/>
    <w:rsid w:val="00FD528B"/>
    <w:rsid w:val="00FD52AA"/>
    <w:rsid w:val="00FD5514"/>
    <w:rsid w:val="00FD5ED2"/>
    <w:rsid w:val="00FD5EF4"/>
    <w:rsid w:val="00FD642B"/>
    <w:rsid w:val="00FD64FC"/>
    <w:rsid w:val="00FD657A"/>
    <w:rsid w:val="00FD6811"/>
    <w:rsid w:val="00FD68B8"/>
    <w:rsid w:val="00FD690E"/>
    <w:rsid w:val="00FD69D3"/>
    <w:rsid w:val="00FD6EBE"/>
    <w:rsid w:val="00FD6EC3"/>
    <w:rsid w:val="00FD702E"/>
    <w:rsid w:val="00FD737C"/>
    <w:rsid w:val="00FD7791"/>
    <w:rsid w:val="00FE056F"/>
    <w:rsid w:val="00FE0D5E"/>
    <w:rsid w:val="00FE1169"/>
    <w:rsid w:val="00FE2535"/>
    <w:rsid w:val="00FE254C"/>
    <w:rsid w:val="00FE2FBF"/>
    <w:rsid w:val="00FE304B"/>
    <w:rsid w:val="00FE30EB"/>
    <w:rsid w:val="00FE354F"/>
    <w:rsid w:val="00FE45F9"/>
    <w:rsid w:val="00FE4857"/>
    <w:rsid w:val="00FE516F"/>
    <w:rsid w:val="00FE51BA"/>
    <w:rsid w:val="00FE5514"/>
    <w:rsid w:val="00FE561E"/>
    <w:rsid w:val="00FE5D4D"/>
    <w:rsid w:val="00FE639A"/>
    <w:rsid w:val="00FE77B9"/>
    <w:rsid w:val="00FE7985"/>
    <w:rsid w:val="00FE7ABA"/>
    <w:rsid w:val="00FE7AC0"/>
    <w:rsid w:val="00FF0007"/>
    <w:rsid w:val="00FF001F"/>
    <w:rsid w:val="00FF0386"/>
    <w:rsid w:val="00FF05CB"/>
    <w:rsid w:val="00FF0CEF"/>
    <w:rsid w:val="00FF10A3"/>
    <w:rsid w:val="00FF1245"/>
    <w:rsid w:val="00FF12FE"/>
    <w:rsid w:val="00FF13B2"/>
    <w:rsid w:val="00FF2203"/>
    <w:rsid w:val="00FF22DE"/>
    <w:rsid w:val="00FF2AA7"/>
    <w:rsid w:val="00FF2DE1"/>
    <w:rsid w:val="00FF3047"/>
    <w:rsid w:val="00FF3382"/>
    <w:rsid w:val="00FF3A0B"/>
    <w:rsid w:val="00FF4014"/>
    <w:rsid w:val="00FF41DA"/>
    <w:rsid w:val="00FF47C9"/>
    <w:rsid w:val="00FF4ABD"/>
    <w:rsid w:val="00FF52C6"/>
    <w:rsid w:val="00FF5346"/>
    <w:rsid w:val="00FF57B5"/>
    <w:rsid w:val="00FF5994"/>
    <w:rsid w:val="00FF5DE5"/>
    <w:rsid w:val="00FF652A"/>
    <w:rsid w:val="00FF6856"/>
    <w:rsid w:val="00FF689E"/>
    <w:rsid w:val="00FF69A4"/>
    <w:rsid w:val="00FF6ED2"/>
    <w:rsid w:val="00FF6FD0"/>
    <w:rsid w:val="00FF7002"/>
    <w:rsid w:val="00FF70D2"/>
    <w:rsid w:val="00FF73F4"/>
    <w:rsid w:val="00FF74BB"/>
    <w:rsid w:val="00FF74C9"/>
    <w:rsid w:val="00FF7565"/>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63EA5705-7F68-4793-A70B-DC0A5180D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semiHidden="1" w:uiPriority="39"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768502864">
      <w:bodyDiv w:val="1"/>
      <w:marLeft w:val="0"/>
      <w:marRight w:val="0"/>
      <w:marTop w:val="0"/>
      <w:marBottom w:val="0"/>
      <w:divBdr>
        <w:top w:val="none" w:sz="0" w:space="0" w:color="auto"/>
        <w:left w:val="none" w:sz="0" w:space="0" w:color="auto"/>
        <w:bottom w:val="none" w:sz="0" w:space="0" w:color="auto"/>
        <w:right w:val="none" w:sz="0" w:space="0" w:color="auto"/>
      </w:divBdr>
    </w:div>
    <w:div w:id="966353820">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baike.baidu.com/item/%E7%A6%BB%E6%95%A3%E7%A8%8B%E5%BA%A6" TargetMode="External"/><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aike.baidu.com/item/%E6%95%B0%E6%8D%AE%E7%B1%BB%E5%9E%8B"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file:///D:\Documents\Tencent%20Files\339007878\Image\C2C\~K4PQH$C7%5bCF%25)EDUOC)WRL.pn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EC5EA-3753-4EEB-B8EA-B77D8AE82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10090</TotalTime>
  <Pages>67</Pages>
  <Words>7755</Words>
  <Characters>44207</Characters>
  <Application>Microsoft Office Word</Application>
  <DocSecurity>0</DocSecurity>
  <Lines>368</Lines>
  <Paragraphs>103</Paragraphs>
  <ScaleCrop>false</ScaleCrop>
  <Company/>
  <LinksUpToDate>false</LinksUpToDate>
  <CharactersWithSpaces>51859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NE.Ref</dc:description>
  <cp:lastModifiedBy>Frank Chin</cp:lastModifiedBy>
  <cp:revision>4849</cp:revision>
  <cp:lastPrinted>2017-05-02T04:01:00Z</cp:lastPrinted>
  <dcterms:created xsi:type="dcterms:W3CDTF">2016-05-29T06:31:00Z</dcterms:created>
  <dcterms:modified xsi:type="dcterms:W3CDTF">2017-05-02T14:58:00Z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